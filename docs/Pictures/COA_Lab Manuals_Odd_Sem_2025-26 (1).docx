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FBEBEE">
      <w:pPr>
        <w:rPr>
          <w:rFonts w:ascii="Times New Roman" w:hAnsi="Times New Roman" w:cs="Times New Roman"/>
          <w:b/>
          <w:sz w:val="40"/>
          <w:szCs w:val="40"/>
        </w:rPr>
      </w:pPr>
      <w:r>
        <w:rPr>
          <w:rFonts w:ascii="Times New Roman" w:hAnsi="Times New Roman" w:cs="Times New Roman"/>
          <w:b/>
          <w:sz w:val="40"/>
          <w:szCs w:val="40"/>
        </w:rPr>
        <w:t>ABES ENGINEERING COLLEGE, GHAZIABAD</w:t>
      </w:r>
    </w:p>
    <w:p w14:paraId="6D96DBF4">
      <w:pPr>
        <w:jc w:val="center"/>
        <w:rPr>
          <w:rFonts w:ascii="Arial" w:hAnsi="Arial" w:cs="Arial"/>
          <w:b/>
          <w:sz w:val="32"/>
          <w:szCs w:val="32"/>
        </w:rPr>
      </w:pPr>
      <w:r>
        <w:rPr>
          <w:rFonts w:ascii="Arial" w:hAnsi="Arial" w:cs="Arial"/>
          <w:b/>
          <w:sz w:val="32"/>
          <w:szCs w:val="32"/>
        </w:rPr>
        <w:t>Affiliated To Dr. APJAKTU, Lucknow</w:t>
      </w:r>
    </w:p>
    <w:p w14:paraId="4F811F51">
      <w:pPr>
        <w:pStyle w:val="34"/>
        <w:jc w:val="center"/>
        <w:rPr>
          <w:rFonts w:ascii="Arial" w:hAnsi="Arial" w:cs="Arial"/>
          <w:b/>
          <w:sz w:val="32"/>
        </w:rPr>
      </w:pPr>
      <w:r>
        <w:rPr>
          <w:rFonts w:ascii="Arial" w:hAnsi="Arial" w:cs="Arial"/>
          <w:b/>
          <w:sz w:val="32"/>
        </w:rPr>
        <w:t>Department of Computer Science</w:t>
      </w:r>
    </w:p>
    <w:p w14:paraId="279B540C">
      <w:pPr>
        <w:jc w:val="center"/>
        <w:rPr>
          <w:rFonts w:ascii="Times New Roman" w:hAnsi="Times New Roman" w:cs="Times New Roman"/>
          <w:sz w:val="36"/>
          <w:szCs w:val="36"/>
        </w:rPr>
      </w:pPr>
    </w:p>
    <w:p w14:paraId="0CF4203D">
      <w:pPr>
        <w:jc w:val="center"/>
        <w:rPr>
          <w:rFonts w:ascii="Times New Roman" w:hAnsi="Times New Roman" w:cs="Times New Roman"/>
          <w:sz w:val="36"/>
          <w:szCs w:val="36"/>
        </w:rPr>
      </w:pPr>
      <w:r>
        <w:rPr>
          <w:sz w:val="40"/>
        </w:rPr>
        <w:drawing>
          <wp:inline distT="0" distB="0" distL="0" distR="0">
            <wp:extent cx="847725" cy="11715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847725" cy="1171575"/>
                    </a:xfrm>
                    <a:prstGeom prst="rect">
                      <a:avLst/>
                    </a:prstGeom>
                    <a:noFill/>
                    <a:ln>
                      <a:noFill/>
                    </a:ln>
                  </pic:spPr>
                </pic:pic>
              </a:graphicData>
            </a:graphic>
          </wp:inline>
        </w:drawing>
      </w:r>
    </w:p>
    <w:p w14:paraId="0C856967"/>
    <w:p w14:paraId="75295275">
      <w:pPr>
        <w:jc w:val="center"/>
        <w:rPr>
          <w:b/>
          <w:sz w:val="36"/>
          <w:szCs w:val="36"/>
        </w:rPr>
      </w:pPr>
      <w:r>
        <w:rPr>
          <w:b/>
          <w:sz w:val="36"/>
          <w:szCs w:val="36"/>
        </w:rPr>
        <w:t>Lab Manual Odd SEM</w:t>
      </w:r>
    </w:p>
    <w:p w14:paraId="4D4D3BA1">
      <w:pPr>
        <w:jc w:val="center"/>
        <w:rPr>
          <w:rFonts w:hint="default"/>
          <w:b/>
          <w:bCs/>
          <w:sz w:val="36"/>
          <w:szCs w:val="36"/>
          <w:lang w:val="en-US"/>
        </w:rPr>
      </w:pPr>
      <w:r>
        <w:rPr>
          <w:b/>
          <w:bCs/>
          <w:sz w:val="36"/>
          <w:szCs w:val="36"/>
        </w:rPr>
        <w:t>Session 202</w:t>
      </w:r>
      <w:r>
        <w:rPr>
          <w:rFonts w:hint="default"/>
          <w:b/>
          <w:bCs/>
          <w:sz w:val="36"/>
          <w:szCs w:val="36"/>
          <w:lang w:val="en-US"/>
        </w:rPr>
        <w:t>5</w:t>
      </w:r>
      <w:r>
        <w:rPr>
          <w:b/>
          <w:bCs/>
          <w:sz w:val="36"/>
          <w:szCs w:val="36"/>
        </w:rPr>
        <w:t>-202</w:t>
      </w:r>
      <w:r>
        <w:rPr>
          <w:rFonts w:hint="default"/>
          <w:b/>
          <w:bCs/>
          <w:sz w:val="36"/>
          <w:szCs w:val="36"/>
          <w:lang w:val="en-US"/>
        </w:rPr>
        <w:t>6</w:t>
      </w:r>
      <w:bookmarkStart w:id="0" w:name="_GoBack"/>
      <w:bookmarkEnd w:id="0"/>
    </w:p>
    <w:p w14:paraId="26F56356">
      <w:pPr>
        <w:jc w:val="center"/>
        <w:rPr>
          <w:rFonts w:ascii="Times New Roman" w:hAnsi="Times New Roman" w:cs="Times New Roman"/>
          <w:b/>
          <w:sz w:val="32"/>
          <w:szCs w:val="32"/>
        </w:rPr>
      </w:pPr>
    </w:p>
    <w:p w14:paraId="2EF09789">
      <w:pPr>
        <w:rPr>
          <w:rFonts w:ascii="Times New Roman" w:hAnsi="Times New Roman" w:cs="Times New Roman"/>
          <w:b/>
          <w:sz w:val="36"/>
          <w:szCs w:val="36"/>
        </w:rPr>
      </w:pPr>
    </w:p>
    <w:p w14:paraId="5EF22C93">
      <w:pPr>
        <w:rPr>
          <w:rFonts w:ascii="Times New Roman" w:hAnsi="Times New Roman" w:cs="Times New Roman"/>
          <w:b/>
          <w:sz w:val="36"/>
          <w:szCs w:val="36"/>
        </w:rPr>
      </w:pPr>
      <w:r>
        <w:rPr>
          <w:rFonts w:ascii="Times New Roman" w:hAnsi="Times New Roman" w:cs="Times New Roman"/>
          <w:b/>
          <w:sz w:val="36"/>
          <w:szCs w:val="36"/>
        </w:rPr>
        <w:t>Subject Name</w:t>
      </w:r>
      <w:r>
        <w:rPr>
          <w:rFonts w:ascii="Times New Roman" w:hAnsi="Times New Roman" w:cs="Times New Roman"/>
          <w:b/>
          <w:sz w:val="36"/>
          <w:szCs w:val="36"/>
        </w:rPr>
        <w:tab/>
      </w:r>
      <w:r>
        <w:rPr>
          <w:rFonts w:ascii="Times New Roman" w:hAnsi="Times New Roman" w:cs="Times New Roman"/>
          <w:b/>
          <w:sz w:val="36"/>
          <w:szCs w:val="36"/>
        </w:rPr>
        <w:tab/>
      </w:r>
      <w:r>
        <w:rPr>
          <w:rFonts w:ascii="Times New Roman" w:hAnsi="Times New Roman" w:cs="Times New Roman"/>
          <w:b/>
          <w:sz w:val="36"/>
          <w:szCs w:val="36"/>
        </w:rPr>
        <w:t>: Computer Organization Lab</w:t>
      </w:r>
    </w:p>
    <w:p w14:paraId="0BA4DA06">
      <w:pPr>
        <w:rPr>
          <w:rFonts w:ascii="Times New Roman" w:hAnsi="Times New Roman" w:cs="Times New Roman"/>
          <w:b/>
          <w:bCs/>
          <w:sz w:val="36"/>
          <w:szCs w:val="36"/>
        </w:rPr>
      </w:pPr>
      <w:r>
        <w:rPr>
          <w:rFonts w:ascii="Times New Roman" w:hAnsi="Times New Roman" w:cs="Times New Roman"/>
          <w:b/>
          <w:bCs/>
          <w:sz w:val="36"/>
          <w:szCs w:val="36"/>
        </w:rPr>
        <w:t>Subject Code</w:t>
      </w:r>
      <w:r>
        <w:tab/>
      </w:r>
      <w:r>
        <w:tab/>
      </w:r>
      <w:r>
        <w:rPr>
          <w:rFonts w:ascii="Times New Roman" w:hAnsi="Times New Roman" w:cs="Times New Roman"/>
          <w:b/>
          <w:bCs/>
          <w:sz w:val="36"/>
          <w:szCs w:val="36"/>
        </w:rPr>
        <w:t>: BCS-352</w:t>
      </w:r>
    </w:p>
    <w:p w14:paraId="4E4CCAC1">
      <w:pPr>
        <w:rPr>
          <w:rFonts w:ascii="Times New Roman" w:hAnsi="Times New Roman" w:cs="Times New Roman"/>
          <w:b/>
          <w:bCs/>
          <w:sz w:val="36"/>
          <w:szCs w:val="36"/>
        </w:rPr>
      </w:pPr>
      <w:r>
        <w:rPr>
          <w:rFonts w:ascii="Times New Roman" w:hAnsi="Times New Roman" w:cs="Times New Roman"/>
          <w:b/>
          <w:bCs/>
          <w:sz w:val="36"/>
          <w:szCs w:val="36"/>
        </w:rPr>
        <w:t>Semester /Section</w:t>
      </w:r>
      <w:r>
        <w:tab/>
      </w:r>
      <w:r>
        <w:rPr>
          <w:rFonts w:ascii="Times New Roman" w:hAnsi="Times New Roman" w:cs="Times New Roman"/>
          <w:b/>
          <w:bCs/>
          <w:sz w:val="36"/>
          <w:szCs w:val="36"/>
        </w:rPr>
        <w:t>: IIIrd SEM</w:t>
      </w:r>
    </w:p>
    <w:p w14:paraId="730B3F41">
      <w:pPr>
        <w:rPr>
          <w:rFonts w:hint="default" w:ascii="Times New Roman" w:hAnsi="Times New Roman" w:cs="Times New Roman"/>
          <w:b/>
          <w:bCs/>
          <w:sz w:val="36"/>
          <w:szCs w:val="36"/>
          <w:lang w:val="en-US"/>
        </w:rPr>
      </w:pPr>
      <w:r>
        <w:rPr>
          <w:rFonts w:ascii="Times New Roman" w:hAnsi="Times New Roman" w:cs="Times New Roman"/>
          <w:b/>
          <w:bCs/>
          <w:sz w:val="36"/>
          <w:szCs w:val="36"/>
        </w:rPr>
        <w:t>Faculty Name</w:t>
      </w:r>
      <w:r>
        <w:tab/>
      </w:r>
      <w:r>
        <w:rPr>
          <w:rFonts w:ascii="Times New Roman" w:hAnsi="Times New Roman" w:cs="Times New Roman"/>
          <w:b/>
          <w:bCs/>
          <w:sz w:val="36"/>
          <w:szCs w:val="36"/>
        </w:rPr>
        <w:t xml:space="preserve">        : Mr. </w:t>
      </w:r>
      <w:r>
        <w:rPr>
          <w:rFonts w:hint="default" w:ascii="Times New Roman" w:hAnsi="Times New Roman" w:cs="Times New Roman"/>
          <w:b/>
          <w:bCs/>
          <w:sz w:val="36"/>
          <w:szCs w:val="36"/>
          <w:lang w:val="en-US"/>
        </w:rPr>
        <w:t xml:space="preserve"> Vaibhav Ranjan</w:t>
      </w:r>
    </w:p>
    <w:p w14:paraId="11868518">
      <w:pPr>
        <w:jc w:val="center"/>
        <w:rPr>
          <w:rFonts w:ascii="Times New Roman" w:hAnsi="Times New Roman" w:cs="Times New Roman"/>
          <w:sz w:val="32"/>
          <w:szCs w:val="32"/>
        </w:rPr>
      </w:pPr>
    </w:p>
    <w:p w14:paraId="70ACB385"/>
    <w:p w14:paraId="2C6FF24C">
      <w:pPr>
        <w:jc w:val="center"/>
        <w:rPr>
          <w:rFonts w:ascii="Times New Roman" w:hAnsi="Times New Roman" w:cs="Times New Roman"/>
          <w:b/>
          <w:sz w:val="40"/>
          <w:szCs w:val="40"/>
        </w:rPr>
      </w:pPr>
    </w:p>
    <w:p w14:paraId="2021105E">
      <w:pPr>
        <w:spacing w:after="0"/>
        <w:jc w:val="center"/>
        <w:rPr>
          <w:rFonts w:ascii="Times New Roman" w:hAnsi="Times New Roman" w:cs="Times New Roman"/>
          <w:b/>
          <w:color w:val="000000" w:themeColor="text1"/>
          <w:sz w:val="20"/>
          <w:szCs w:val="20"/>
          <w:u w:val="single"/>
          <w14:textFill>
            <w14:solidFill>
              <w14:schemeClr w14:val="tx1"/>
            </w14:solidFill>
          </w14:textFill>
        </w:rPr>
      </w:pPr>
    </w:p>
    <w:p w14:paraId="011979B0">
      <w:pPr>
        <w:spacing w:after="0"/>
        <w:jc w:val="center"/>
        <w:rPr>
          <w:rFonts w:ascii="Times New Roman" w:hAnsi="Times New Roman" w:cs="Times New Roman"/>
          <w:b/>
          <w:color w:val="000000" w:themeColor="text1"/>
          <w:sz w:val="20"/>
          <w:szCs w:val="20"/>
          <w:u w:val="single"/>
          <w14:textFill>
            <w14:solidFill>
              <w14:schemeClr w14:val="tx1"/>
            </w14:solidFill>
          </w14:textFill>
        </w:rPr>
      </w:pPr>
    </w:p>
    <w:p w14:paraId="6F347436">
      <w:pPr>
        <w:spacing w:after="0"/>
        <w:jc w:val="center"/>
        <w:rPr>
          <w:rFonts w:ascii="Arial" w:hAnsi="Arial" w:cs="Arial"/>
          <w:b/>
          <w:sz w:val="2"/>
          <w:szCs w:val="28"/>
          <w:u w:val="single"/>
        </w:rPr>
      </w:pPr>
    </w:p>
    <w:p w14:paraId="4A5B2B7C">
      <w:pPr>
        <w:spacing w:after="0"/>
        <w:ind w:left="720" w:firstLine="720"/>
        <w:jc w:val="center"/>
        <w:rPr>
          <w:rFonts w:ascii="Arial" w:hAnsi="Arial" w:cs="Arial"/>
          <w:b/>
          <w:sz w:val="24"/>
          <w:szCs w:val="24"/>
        </w:rPr>
      </w:pPr>
      <w:r>
        <w:rPr>
          <w:rFonts w:ascii="Arial" w:hAnsi="Arial" w:cs="Arial"/>
          <w:b/>
          <w:sz w:val="2"/>
          <w:szCs w:val="28"/>
          <w:u w:val="single"/>
        </w:rPr>
        <w:drawing>
          <wp:anchor distT="0" distB="0" distL="114300" distR="114300" simplePos="0" relativeHeight="251668480" behindDoc="0" locked="0" layoutInCell="1" allowOverlap="1">
            <wp:simplePos x="0" y="0"/>
            <wp:positionH relativeFrom="column">
              <wp:posOffset>-230505</wp:posOffset>
            </wp:positionH>
            <wp:positionV relativeFrom="paragraph">
              <wp:posOffset>-1905</wp:posOffset>
            </wp:positionV>
            <wp:extent cx="428625" cy="600075"/>
            <wp:effectExtent l="19050" t="0" r="9525" b="0"/>
            <wp:wrapNone/>
            <wp:docPr id="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
                    <pic:cNvPicPr>
                      <a:picLocks noChangeAspect="1" noChangeArrowheads="1"/>
                    </pic:cNvPicPr>
                  </pic:nvPicPr>
                  <pic:blipFill>
                    <a:blip r:embed="rId8" cstate="print"/>
                    <a:srcRect/>
                    <a:stretch>
                      <a:fillRect/>
                    </a:stretch>
                  </pic:blipFill>
                  <pic:spPr>
                    <a:xfrm>
                      <a:off x="0" y="0"/>
                      <a:ext cx="428625" cy="600075"/>
                    </a:xfrm>
                    <a:prstGeom prst="rect">
                      <a:avLst/>
                    </a:prstGeom>
                    <a:noFill/>
                    <a:ln w="9525">
                      <a:noFill/>
                      <a:miter lim="800000"/>
                      <a:headEnd/>
                      <a:tailEnd/>
                    </a:ln>
                  </pic:spPr>
                </pic:pic>
              </a:graphicData>
            </a:graphic>
          </wp:anchor>
        </w:drawing>
      </w:r>
      <w:r>
        <w:rPr>
          <w:rFonts w:ascii="Arial" w:hAnsi="Arial" w:cs="Arial"/>
          <w:b/>
          <w:sz w:val="24"/>
          <w:szCs w:val="24"/>
        </w:rPr>
        <w:t>ABES ENGINEERING COLLEGE, GHAZIABAD</w:t>
      </w:r>
    </w:p>
    <w:p w14:paraId="26A0153B">
      <w:pPr>
        <w:spacing w:after="0"/>
        <w:ind w:left="720" w:firstLine="720"/>
        <w:jc w:val="center"/>
        <w:rPr>
          <w:rFonts w:ascii="Arial" w:hAnsi="Arial" w:cs="Arial"/>
          <w:b/>
          <w:sz w:val="28"/>
          <w:szCs w:val="28"/>
          <w:u w:val="single"/>
        </w:rPr>
      </w:pPr>
      <w:r>
        <w:rPr>
          <w:rFonts w:ascii="Arial" w:hAnsi="Arial" w:cs="Arial"/>
          <w:b/>
          <w:sz w:val="24"/>
          <w:szCs w:val="24"/>
        </w:rPr>
        <w:t>Department of Computer Science</w:t>
      </w:r>
    </w:p>
    <w:p w14:paraId="665B4276">
      <w:pPr>
        <w:spacing w:after="0"/>
        <w:jc w:val="center"/>
        <w:rPr>
          <w:rFonts w:ascii="Arial" w:hAnsi="Arial" w:cs="Arial"/>
          <w:b/>
          <w:sz w:val="28"/>
          <w:szCs w:val="28"/>
          <w:u w:val="single"/>
        </w:rPr>
      </w:pPr>
    </w:p>
    <w:p w14:paraId="56119463">
      <w:pPr>
        <w:spacing w:after="0"/>
        <w:jc w:val="center"/>
        <w:rPr>
          <w:rFonts w:ascii="Arial" w:hAnsi="Arial" w:cs="Arial"/>
          <w:b/>
          <w:sz w:val="28"/>
          <w:szCs w:val="28"/>
          <w:u w:val="single"/>
        </w:rPr>
      </w:pPr>
      <w:r>
        <w:rPr>
          <w:rFonts w:ascii="Arial" w:hAnsi="Arial" w:cs="Arial"/>
          <w:b/>
          <w:sz w:val="28"/>
          <w:szCs w:val="28"/>
        </w:rPr>
        <w:t xml:space="preserve">              </w:t>
      </w:r>
      <w:r>
        <w:rPr>
          <w:rFonts w:ascii="Arial" w:hAnsi="Arial" w:cs="Arial"/>
          <w:b/>
          <w:sz w:val="28"/>
          <w:szCs w:val="28"/>
          <w:u w:val="single"/>
        </w:rPr>
        <w:t>Lab Delivery Schedule</w:t>
      </w:r>
    </w:p>
    <w:tbl>
      <w:tblPr>
        <w:tblStyle w:val="7"/>
        <w:tblW w:w="5265"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8"/>
        <w:gridCol w:w="1248"/>
        <w:gridCol w:w="2961"/>
        <w:gridCol w:w="1958"/>
        <w:gridCol w:w="1958"/>
      </w:tblGrid>
      <w:tr w14:paraId="1685B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trPr>
        <w:tc>
          <w:tcPr>
            <w:tcW w:w="971" w:type="pct"/>
            <w:vMerge w:val="restart"/>
            <w:shd w:val="clear" w:color="auto" w:fill="auto"/>
            <w:vAlign w:val="center"/>
          </w:tcPr>
          <w:p w14:paraId="7B768CE7">
            <w:pPr>
              <w:autoSpaceDE w:val="0"/>
              <w:autoSpaceDN w:val="0"/>
              <w:adjustRightInd w:val="0"/>
              <w:spacing w:after="0" w:line="240" w:lineRule="auto"/>
              <w:ind w:left="-108" w:right="-109"/>
              <w:jc w:val="center"/>
              <w:rPr>
                <w:rFonts w:ascii="Times New Roman" w:hAnsi="Times New Roman" w:cs="Times New Roman"/>
                <w:b/>
                <w:bCs/>
                <w:sz w:val="20"/>
                <w:szCs w:val="20"/>
              </w:rPr>
            </w:pPr>
            <w:r>
              <w:rPr>
                <w:rFonts w:ascii="Times New Roman" w:hAnsi="Times New Roman" w:cs="Times New Roman"/>
                <w:b/>
                <w:bCs/>
                <w:sz w:val="20"/>
                <w:szCs w:val="20"/>
              </w:rPr>
              <w:t xml:space="preserve">Program </w:t>
            </w:r>
          </w:p>
        </w:tc>
        <w:tc>
          <w:tcPr>
            <w:tcW w:w="619" w:type="pct"/>
            <w:vMerge w:val="restart"/>
            <w:vAlign w:val="center"/>
          </w:tcPr>
          <w:p w14:paraId="0E086C30">
            <w:pPr>
              <w:spacing w:after="0" w:line="240" w:lineRule="auto"/>
              <w:ind w:left="-108" w:right="-109"/>
              <w:jc w:val="center"/>
              <w:rPr>
                <w:rFonts w:ascii="Times New Roman" w:hAnsi="Times New Roman" w:cs="Times New Roman"/>
                <w:b/>
                <w:bCs/>
                <w:sz w:val="20"/>
                <w:szCs w:val="20"/>
              </w:rPr>
            </w:pPr>
            <w:r>
              <w:rPr>
                <w:rFonts w:ascii="Times New Roman" w:hAnsi="Times New Roman" w:cs="Times New Roman"/>
                <w:b/>
                <w:bCs/>
                <w:sz w:val="20"/>
                <w:szCs w:val="20"/>
              </w:rPr>
              <w:t>Sem</w:t>
            </w:r>
          </w:p>
        </w:tc>
        <w:tc>
          <w:tcPr>
            <w:tcW w:w="1468" w:type="pct"/>
            <w:vMerge w:val="restart"/>
            <w:vAlign w:val="center"/>
          </w:tcPr>
          <w:p w14:paraId="742B210F">
            <w:pPr>
              <w:spacing w:after="0" w:line="240" w:lineRule="auto"/>
              <w:ind w:left="-108" w:right="-109"/>
              <w:jc w:val="center"/>
              <w:rPr>
                <w:rFonts w:ascii="Times New Roman" w:hAnsi="Times New Roman" w:cs="Times New Roman"/>
                <w:b/>
                <w:bCs/>
                <w:sz w:val="20"/>
                <w:szCs w:val="20"/>
              </w:rPr>
            </w:pPr>
            <w:r>
              <w:rPr>
                <w:rFonts w:ascii="Times New Roman" w:hAnsi="Times New Roman" w:cs="Times New Roman"/>
                <w:b/>
                <w:bCs/>
                <w:sz w:val="20"/>
                <w:szCs w:val="20"/>
              </w:rPr>
              <w:t>Course</w:t>
            </w:r>
          </w:p>
          <w:p w14:paraId="35A0426C">
            <w:pPr>
              <w:spacing w:after="0" w:line="240" w:lineRule="auto"/>
              <w:ind w:left="-108" w:right="-109"/>
              <w:jc w:val="center"/>
              <w:rPr>
                <w:rFonts w:ascii="Times New Roman" w:hAnsi="Times New Roman" w:cs="Times New Roman"/>
                <w:b/>
                <w:bCs/>
                <w:sz w:val="20"/>
                <w:szCs w:val="20"/>
              </w:rPr>
            </w:pPr>
            <w:r>
              <w:rPr>
                <w:rFonts w:ascii="Times New Roman" w:hAnsi="Times New Roman" w:cs="Times New Roman"/>
                <w:b/>
                <w:bCs/>
                <w:sz w:val="20"/>
                <w:szCs w:val="20"/>
              </w:rPr>
              <w:t>Name</w:t>
            </w:r>
          </w:p>
        </w:tc>
        <w:tc>
          <w:tcPr>
            <w:tcW w:w="971" w:type="pct"/>
            <w:vMerge w:val="restart"/>
            <w:vAlign w:val="center"/>
          </w:tcPr>
          <w:p w14:paraId="6020FA61">
            <w:pPr>
              <w:spacing w:after="0" w:line="240" w:lineRule="auto"/>
              <w:ind w:left="-108" w:right="-109"/>
              <w:jc w:val="center"/>
              <w:rPr>
                <w:rFonts w:ascii="Times New Roman" w:hAnsi="Times New Roman" w:cs="Times New Roman"/>
                <w:b/>
                <w:sz w:val="20"/>
                <w:szCs w:val="20"/>
              </w:rPr>
            </w:pPr>
            <w:r>
              <w:rPr>
                <w:rFonts w:ascii="Times New Roman" w:hAnsi="Times New Roman" w:cs="Times New Roman"/>
                <w:b/>
                <w:bCs/>
                <w:sz w:val="20"/>
                <w:szCs w:val="20"/>
              </w:rPr>
              <w:t>Course Code</w:t>
            </w:r>
          </w:p>
        </w:tc>
        <w:tc>
          <w:tcPr>
            <w:tcW w:w="971" w:type="pct"/>
            <w:vMerge w:val="restart"/>
          </w:tcPr>
          <w:p w14:paraId="6C325093">
            <w:pPr>
              <w:spacing w:after="0" w:line="240" w:lineRule="auto"/>
              <w:ind w:left="-108" w:right="-109"/>
              <w:jc w:val="center"/>
              <w:rPr>
                <w:rFonts w:ascii="Times New Roman" w:hAnsi="Times New Roman" w:cs="Times New Roman"/>
                <w:b/>
                <w:bCs/>
                <w:sz w:val="20"/>
                <w:szCs w:val="20"/>
              </w:rPr>
            </w:pPr>
          </w:p>
          <w:p w14:paraId="614A0279">
            <w:pPr>
              <w:spacing w:after="0" w:line="240" w:lineRule="auto"/>
              <w:ind w:left="-108" w:right="-109"/>
              <w:jc w:val="center"/>
              <w:rPr>
                <w:rFonts w:ascii="Times New Roman" w:hAnsi="Times New Roman" w:cs="Times New Roman"/>
                <w:b/>
                <w:bCs/>
                <w:sz w:val="20"/>
                <w:szCs w:val="20"/>
              </w:rPr>
            </w:pPr>
            <w:r>
              <w:rPr>
                <w:rFonts w:ascii="Times New Roman" w:hAnsi="Times New Roman" w:cs="Times New Roman"/>
                <w:b/>
                <w:bCs/>
                <w:sz w:val="20"/>
                <w:szCs w:val="20"/>
              </w:rPr>
              <w:t>Periods</w:t>
            </w:r>
          </w:p>
          <w:p w14:paraId="6F4DCB86">
            <w:pPr>
              <w:spacing w:after="0" w:line="240" w:lineRule="auto"/>
              <w:ind w:left="-108" w:right="-109"/>
              <w:jc w:val="center"/>
              <w:rPr>
                <w:rFonts w:ascii="Times New Roman" w:hAnsi="Times New Roman" w:cs="Times New Roman"/>
                <w:b/>
                <w:bCs/>
                <w:sz w:val="20"/>
                <w:szCs w:val="20"/>
              </w:rPr>
            </w:pPr>
            <w:r>
              <w:rPr>
                <w:rFonts w:ascii="Times New Roman" w:hAnsi="Times New Roman" w:cs="Times New Roman"/>
                <w:b/>
                <w:bCs/>
                <w:sz w:val="20"/>
                <w:szCs w:val="20"/>
              </w:rPr>
              <w:t>(University)</w:t>
            </w:r>
          </w:p>
        </w:tc>
      </w:tr>
      <w:tr w14:paraId="102BE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trPr>
        <w:tc>
          <w:tcPr>
            <w:tcW w:w="971" w:type="pct"/>
            <w:vMerge w:val="continue"/>
            <w:tcBorders>
              <w:bottom w:val="single" w:color="auto" w:sz="4" w:space="0"/>
            </w:tcBorders>
            <w:shd w:val="clear" w:color="auto" w:fill="auto"/>
          </w:tcPr>
          <w:p w14:paraId="2407DA57">
            <w:pPr>
              <w:autoSpaceDE w:val="0"/>
              <w:autoSpaceDN w:val="0"/>
              <w:adjustRightInd w:val="0"/>
              <w:spacing w:after="0"/>
              <w:ind w:left="-108" w:right="-109"/>
              <w:rPr>
                <w:rFonts w:ascii="Times New Roman" w:hAnsi="Times New Roman" w:cs="Times New Roman"/>
                <w:b/>
                <w:bCs/>
                <w:sz w:val="20"/>
                <w:szCs w:val="20"/>
              </w:rPr>
            </w:pPr>
          </w:p>
        </w:tc>
        <w:tc>
          <w:tcPr>
            <w:tcW w:w="619" w:type="pct"/>
            <w:vMerge w:val="continue"/>
            <w:tcBorders>
              <w:bottom w:val="single" w:color="auto" w:sz="4" w:space="0"/>
            </w:tcBorders>
          </w:tcPr>
          <w:p w14:paraId="5C500363">
            <w:pPr>
              <w:autoSpaceDE w:val="0"/>
              <w:autoSpaceDN w:val="0"/>
              <w:adjustRightInd w:val="0"/>
              <w:spacing w:after="0"/>
              <w:ind w:left="-108" w:right="-109"/>
              <w:rPr>
                <w:rFonts w:ascii="Times New Roman" w:hAnsi="Times New Roman" w:cs="Times New Roman"/>
                <w:b/>
                <w:bCs/>
                <w:sz w:val="20"/>
                <w:szCs w:val="20"/>
              </w:rPr>
            </w:pPr>
          </w:p>
        </w:tc>
        <w:tc>
          <w:tcPr>
            <w:tcW w:w="1468" w:type="pct"/>
            <w:vMerge w:val="continue"/>
            <w:tcBorders>
              <w:bottom w:val="single" w:color="auto" w:sz="4" w:space="0"/>
            </w:tcBorders>
          </w:tcPr>
          <w:p w14:paraId="049EC742">
            <w:pPr>
              <w:autoSpaceDE w:val="0"/>
              <w:autoSpaceDN w:val="0"/>
              <w:adjustRightInd w:val="0"/>
              <w:spacing w:after="0"/>
              <w:ind w:left="-108" w:right="-109"/>
              <w:rPr>
                <w:rFonts w:ascii="Times New Roman" w:hAnsi="Times New Roman" w:cs="Times New Roman"/>
                <w:b/>
                <w:bCs/>
                <w:sz w:val="20"/>
                <w:szCs w:val="20"/>
              </w:rPr>
            </w:pPr>
          </w:p>
        </w:tc>
        <w:tc>
          <w:tcPr>
            <w:tcW w:w="971" w:type="pct"/>
            <w:vMerge w:val="continue"/>
            <w:tcBorders>
              <w:bottom w:val="single" w:color="auto" w:sz="4" w:space="0"/>
            </w:tcBorders>
          </w:tcPr>
          <w:p w14:paraId="5A4EDDBB">
            <w:pPr>
              <w:spacing w:after="0"/>
              <w:ind w:left="-108" w:right="-109"/>
              <w:rPr>
                <w:rFonts w:ascii="Times New Roman" w:hAnsi="Times New Roman" w:cs="Times New Roman"/>
                <w:b/>
                <w:bCs/>
                <w:sz w:val="20"/>
                <w:szCs w:val="20"/>
              </w:rPr>
            </w:pPr>
          </w:p>
        </w:tc>
        <w:tc>
          <w:tcPr>
            <w:tcW w:w="971" w:type="pct"/>
            <w:vMerge w:val="continue"/>
            <w:tcBorders>
              <w:bottom w:val="single" w:color="auto" w:sz="4" w:space="0"/>
            </w:tcBorders>
          </w:tcPr>
          <w:p w14:paraId="1E9D35F6">
            <w:pPr>
              <w:autoSpaceDE w:val="0"/>
              <w:autoSpaceDN w:val="0"/>
              <w:adjustRightInd w:val="0"/>
              <w:spacing w:after="0" w:line="240" w:lineRule="auto"/>
              <w:ind w:left="-108" w:right="-109"/>
              <w:rPr>
                <w:rFonts w:ascii="Times New Roman" w:hAnsi="Times New Roman" w:cs="Times New Roman"/>
                <w:b/>
                <w:bCs/>
                <w:sz w:val="20"/>
                <w:szCs w:val="20"/>
              </w:rPr>
            </w:pPr>
          </w:p>
        </w:tc>
      </w:tr>
      <w:tr w14:paraId="16DEC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971" w:type="pct"/>
            <w:vAlign w:val="center"/>
          </w:tcPr>
          <w:p w14:paraId="00768B18">
            <w:pPr>
              <w:autoSpaceDE w:val="0"/>
              <w:autoSpaceDN w:val="0"/>
              <w:adjustRightInd w:val="0"/>
              <w:spacing w:after="0"/>
              <w:jc w:val="center"/>
              <w:rPr>
                <w:rFonts w:ascii="Times New Roman" w:hAnsi="Times New Roman" w:cs="Times New Roman"/>
                <w:bCs/>
                <w:sz w:val="20"/>
                <w:szCs w:val="20"/>
              </w:rPr>
            </w:pPr>
            <w:r>
              <w:rPr>
                <w:rFonts w:ascii="Times New Roman" w:hAnsi="Times New Roman" w:cs="Times New Roman"/>
                <w:bCs/>
                <w:sz w:val="20"/>
                <w:szCs w:val="20"/>
              </w:rPr>
              <w:t>B.Tech (CS))</w:t>
            </w:r>
          </w:p>
        </w:tc>
        <w:tc>
          <w:tcPr>
            <w:tcW w:w="619" w:type="pct"/>
            <w:vAlign w:val="center"/>
          </w:tcPr>
          <w:p w14:paraId="5EC2DB27">
            <w:pPr>
              <w:autoSpaceDE w:val="0"/>
              <w:autoSpaceDN w:val="0"/>
              <w:adjustRightInd w:val="0"/>
              <w:spacing w:after="0"/>
              <w:jc w:val="center"/>
              <w:rPr>
                <w:rFonts w:ascii="Times New Roman" w:hAnsi="Times New Roman" w:cs="Times New Roman"/>
                <w:bCs/>
                <w:sz w:val="20"/>
                <w:szCs w:val="20"/>
              </w:rPr>
            </w:pPr>
            <w:r>
              <w:rPr>
                <w:rFonts w:ascii="Times New Roman" w:hAnsi="Times New Roman" w:cs="Times New Roman"/>
                <w:bCs/>
                <w:sz w:val="20"/>
                <w:szCs w:val="20"/>
              </w:rPr>
              <w:t>III</w:t>
            </w:r>
          </w:p>
        </w:tc>
        <w:tc>
          <w:tcPr>
            <w:tcW w:w="1468" w:type="pct"/>
            <w:vAlign w:val="center"/>
          </w:tcPr>
          <w:p w14:paraId="745E534A">
            <w:pPr>
              <w:autoSpaceDE w:val="0"/>
              <w:autoSpaceDN w:val="0"/>
              <w:adjustRightInd w:val="0"/>
              <w:spacing w:after="0"/>
              <w:ind w:left="-107" w:right="-109"/>
              <w:rPr>
                <w:rFonts w:ascii="Times New Roman" w:hAnsi="Times New Roman" w:cs="Times New Roman"/>
                <w:bCs/>
                <w:sz w:val="20"/>
                <w:szCs w:val="20"/>
              </w:rPr>
            </w:pPr>
            <w:r>
              <w:rPr>
                <w:rFonts w:ascii="Times New Roman" w:hAnsi="Times New Roman" w:cs="Times New Roman"/>
                <w:bCs/>
                <w:sz w:val="20"/>
                <w:szCs w:val="20"/>
              </w:rPr>
              <w:t>Computer Organization Lab</w:t>
            </w:r>
          </w:p>
        </w:tc>
        <w:tc>
          <w:tcPr>
            <w:tcW w:w="971" w:type="pct"/>
            <w:vAlign w:val="center"/>
          </w:tcPr>
          <w:p w14:paraId="61AE274E">
            <w:pPr>
              <w:spacing w:after="0"/>
              <w:jc w:val="center"/>
              <w:rPr>
                <w:rFonts w:ascii="Times New Roman" w:hAnsi="Times New Roman" w:cs="Times New Roman"/>
                <w:bCs/>
                <w:sz w:val="20"/>
                <w:szCs w:val="20"/>
              </w:rPr>
            </w:pPr>
            <w:r>
              <w:rPr>
                <w:rFonts w:ascii="Times New Roman" w:hAnsi="Times New Roman" w:cs="Times New Roman"/>
                <w:bCs/>
                <w:sz w:val="20"/>
                <w:szCs w:val="20"/>
              </w:rPr>
              <w:t>KCS352</w:t>
            </w:r>
          </w:p>
        </w:tc>
        <w:tc>
          <w:tcPr>
            <w:tcW w:w="971" w:type="pct"/>
          </w:tcPr>
          <w:p w14:paraId="7126CB0D">
            <w:pPr>
              <w:autoSpaceDE w:val="0"/>
              <w:autoSpaceDN w:val="0"/>
              <w:adjustRightInd w:val="0"/>
              <w:spacing w:after="0"/>
              <w:jc w:val="center"/>
              <w:rPr>
                <w:rFonts w:ascii="Times New Roman" w:hAnsi="Times New Roman" w:cs="Times New Roman"/>
                <w:bCs/>
                <w:sz w:val="20"/>
                <w:szCs w:val="20"/>
              </w:rPr>
            </w:pPr>
          </w:p>
          <w:p w14:paraId="7848AB41">
            <w:pPr>
              <w:autoSpaceDE w:val="0"/>
              <w:autoSpaceDN w:val="0"/>
              <w:adjustRightInd w:val="0"/>
              <w:spacing w:after="0"/>
              <w:jc w:val="center"/>
              <w:rPr>
                <w:rFonts w:ascii="Times New Roman" w:hAnsi="Times New Roman" w:cs="Times New Roman"/>
                <w:bCs/>
                <w:sz w:val="20"/>
                <w:szCs w:val="20"/>
              </w:rPr>
            </w:pPr>
            <w:r>
              <w:rPr>
                <w:rFonts w:ascii="Times New Roman" w:hAnsi="Times New Roman" w:cs="Times New Roman"/>
                <w:bCs/>
                <w:sz w:val="20"/>
                <w:szCs w:val="20"/>
              </w:rPr>
              <w:t>2</w:t>
            </w:r>
          </w:p>
        </w:tc>
      </w:tr>
    </w:tbl>
    <w:p w14:paraId="7CA22880">
      <w:pPr>
        <w:spacing w:after="0"/>
        <w:jc w:val="both"/>
        <w:rPr>
          <w:rFonts w:ascii="Times New Roman" w:hAnsi="Times New Roman" w:cs="Times New Roman"/>
          <w:sz w:val="20"/>
          <w:szCs w:val="20"/>
        </w:rPr>
      </w:pPr>
    </w:p>
    <w:tbl>
      <w:tblPr>
        <w:tblStyle w:val="7"/>
        <w:tblW w:w="5246"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9"/>
        <w:gridCol w:w="1564"/>
        <w:gridCol w:w="1775"/>
        <w:gridCol w:w="1909"/>
        <w:gridCol w:w="1413"/>
        <w:gridCol w:w="1887"/>
      </w:tblGrid>
      <w:tr w14:paraId="2F20F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23" w:hRule="atLeast"/>
        </w:trPr>
        <w:tc>
          <w:tcPr>
            <w:tcW w:w="746" w:type="pct"/>
          </w:tcPr>
          <w:p w14:paraId="73F8AED5">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Periods (Actual)</w:t>
            </w:r>
          </w:p>
        </w:tc>
        <w:tc>
          <w:tcPr>
            <w:tcW w:w="778" w:type="pct"/>
            <w:vMerge w:val="restart"/>
            <w:vAlign w:val="center"/>
          </w:tcPr>
          <w:p w14:paraId="265816CB">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Name of Faculty</w:t>
            </w:r>
          </w:p>
        </w:tc>
        <w:tc>
          <w:tcPr>
            <w:tcW w:w="883" w:type="pct"/>
            <w:vMerge w:val="restart"/>
            <w:vAlign w:val="center"/>
          </w:tcPr>
          <w:p w14:paraId="1C6F3580">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Vertical Head</w:t>
            </w:r>
          </w:p>
        </w:tc>
        <w:tc>
          <w:tcPr>
            <w:tcW w:w="950" w:type="pct"/>
            <w:vMerge w:val="restart"/>
            <w:vAlign w:val="center"/>
          </w:tcPr>
          <w:p w14:paraId="71643B79">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Date of</w:t>
            </w:r>
          </w:p>
          <w:p w14:paraId="2D4A9834">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Commencement</w:t>
            </w:r>
          </w:p>
        </w:tc>
        <w:tc>
          <w:tcPr>
            <w:tcW w:w="703" w:type="pct"/>
            <w:vMerge w:val="restart"/>
            <w:vAlign w:val="center"/>
          </w:tcPr>
          <w:p w14:paraId="21BDD77D">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Total lab planned</w:t>
            </w:r>
          </w:p>
        </w:tc>
        <w:tc>
          <w:tcPr>
            <w:tcW w:w="939" w:type="pct"/>
            <w:vMerge w:val="restart"/>
            <w:vAlign w:val="center"/>
          </w:tcPr>
          <w:p w14:paraId="0B008CA9">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Date of Conclusion</w:t>
            </w:r>
          </w:p>
        </w:tc>
      </w:tr>
      <w:tr w14:paraId="7008D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746" w:type="pct"/>
            <w:vMerge w:val="restart"/>
          </w:tcPr>
          <w:p w14:paraId="1E97B510">
            <w:pPr>
              <w:spacing w:after="0" w:line="240" w:lineRule="auto"/>
              <w:rPr>
                <w:rFonts w:ascii="Times New Roman" w:hAnsi="Times New Roman" w:cs="Times New Roman"/>
                <w:b/>
                <w:sz w:val="20"/>
                <w:szCs w:val="20"/>
              </w:rPr>
            </w:pPr>
          </w:p>
          <w:p w14:paraId="3D09DC89">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2</w:t>
            </w:r>
          </w:p>
        </w:tc>
        <w:tc>
          <w:tcPr>
            <w:tcW w:w="778" w:type="pct"/>
            <w:vMerge w:val="continue"/>
            <w:vAlign w:val="center"/>
          </w:tcPr>
          <w:p w14:paraId="3E5E56AD">
            <w:pPr>
              <w:spacing w:after="0"/>
              <w:jc w:val="center"/>
              <w:rPr>
                <w:rFonts w:ascii="Times New Roman" w:hAnsi="Times New Roman" w:cs="Times New Roman"/>
                <w:sz w:val="20"/>
                <w:szCs w:val="20"/>
              </w:rPr>
            </w:pPr>
          </w:p>
        </w:tc>
        <w:tc>
          <w:tcPr>
            <w:tcW w:w="883" w:type="pct"/>
            <w:vMerge w:val="continue"/>
            <w:vAlign w:val="center"/>
          </w:tcPr>
          <w:p w14:paraId="442FFBB2">
            <w:pPr>
              <w:spacing w:after="0"/>
              <w:jc w:val="center"/>
              <w:rPr>
                <w:rFonts w:ascii="Times New Roman" w:hAnsi="Times New Roman" w:cs="Times New Roman"/>
                <w:sz w:val="20"/>
                <w:szCs w:val="20"/>
              </w:rPr>
            </w:pPr>
          </w:p>
        </w:tc>
        <w:tc>
          <w:tcPr>
            <w:tcW w:w="950" w:type="pct"/>
            <w:vMerge w:val="continue"/>
            <w:vAlign w:val="center"/>
          </w:tcPr>
          <w:p w14:paraId="7FD7B520">
            <w:pPr>
              <w:spacing w:after="0"/>
              <w:jc w:val="center"/>
              <w:rPr>
                <w:rFonts w:ascii="Times New Roman" w:hAnsi="Times New Roman" w:cs="Times New Roman"/>
                <w:sz w:val="20"/>
                <w:szCs w:val="20"/>
              </w:rPr>
            </w:pPr>
          </w:p>
        </w:tc>
        <w:tc>
          <w:tcPr>
            <w:tcW w:w="703" w:type="pct"/>
            <w:vMerge w:val="continue"/>
            <w:vAlign w:val="center"/>
          </w:tcPr>
          <w:p w14:paraId="114C882F">
            <w:pPr>
              <w:spacing w:after="0"/>
              <w:jc w:val="center"/>
              <w:rPr>
                <w:rFonts w:ascii="Times New Roman" w:hAnsi="Times New Roman" w:cs="Times New Roman"/>
                <w:sz w:val="20"/>
                <w:szCs w:val="20"/>
              </w:rPr>
            </w:pPr>
          </w:p>
        </w:tc>
        <w:tc>
          <w:tcPr>
            <w:tcW w:w="939" w:type="pct"/>
            <w:vMerge w:val="continue"/>
            <w:vAlign w:val="center"/>
          </w:tcPr>
          <w:p w14:paraId="40113AC8">
            <w:pPr>
              <w:spacing w:after="0"/>
              <w:jc w:val="center"/>
              <w:rPr>
                <w:rFonts w:ascii="Times New Roman" w:hAnsi="Times New Roman" w:cs="Times New Roman"/>
                <w:sz w:val="20"/>
                <w:szCs w:val="20"/>
              </w:rPr>
            </w:pPr>
          </w:p>
        </w:tc>
      </w:tr>
      <w:tr w14:paraId="25C09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 w:type="pct"/>
            <w:vMerge w:val="continue"/>
            <w:vAlign w:val="center"/>
          </w:tcPr>
          <w:p w14:paraId="1F389910">
            <w:pPr>
              <w:spacing w:after="0"/>
              <w:jc w:val="center"/>
              <w:rPr>
                <w:rFonts w:ascii="Times New Roman" w:hAnsi="Times New Roman" w:cs="Times New Roman"/>
                <w:sz w:val="20"/>
                <w:szCs w:val="20"/>
              </w:rPr>
            </w:pPr>
          </w:p>
        </w:tc>
        <w:tc>
          <w:tcPr>
            <w:tcW w:w="778" w:type="pct"/>
            <w:vAlign w:val="center"/>
          </w:tcPr>
          <w:p w14:paraId="5954BB2D">
            <w:pPr>
              <w:spacing w:after="0"/>
              <w:rPr>
                <w:rFonts w:hint="default" w:ascii="Times New Roman" w:hAnsi="Times New Roman" w:cs="Times New Roman"/>
                <w:sz w:val="20"/>
                <w:szCs w:val="20"/>
                <w:lang w:val="en-US"/>
              </w:rPr>
            </w:pPr>
            <w:r>
              <w:rPr>
                <w:rFonts w:hint="default" w:ascii="Times New Roman" w:hAnsi="Times New Roman" w:cs="Times New Roman"/>
                <w:sz w:val="20"/>
                <w:szCs w:val="20"/>
                <w:lang w:val="en-US"/>
              </w:rPr>
              <w:t>Vaibhav Ranjan</w:t>
            </w:r>
          </w:p>
        </w:tc>
        <w:tc>
          <w:tcPr>
            <w:tcW w:w="883" w:type="pct"/>
            <w:vAlign w:val="center"/>
          </w:tcPr>
          <w:p w14:paraId="229D8850">
            <w:pPr>
              <w:spacing w:after="0"/>
              <w:jc w:val="center"/>
              <w:rPr>
                <w:rFonts w:ascii="Times New Roman" w:hAnsi="Times New Roman" w:cs="Times New Roman"/>
                <w:sz w:val="20"/>
                <w:szCs w:val="20"/>
              </w:rPr>
            </w:pPr>
            <w:r>
              <w:rPr>
                <w:rFonts w:ascii="Times New Roman" w:hAnsi="Times New Roman" w:cs="Times New Roman"/>
                <w:sz w:val="20"/>
                <w:szCs w:val="20"/>
              </w:rPr>
              <w:t>Dr. Pankaj Kumar Sharma</w:t>
            </w:r>
          </w:p>
        </w:tc>
        <w:tc>
          <w:tcPr>
            <w:tcW w:w="950" w:type="pct"/>
            <w:vAlign w:val="center"/>
          </w:tcPr>
          <w:p w14:paraId="10832C2C">
            <w:pPr>
              <w:spacing w:after="0"/>
              <w:jc w:val="center"/>
              <w:rPr>
                <w:rFonts w:hint="default" w:ascii="Times New Roman" w:hAnsi="Times New Roman" w:cs="Times New Roman"/>
                <w:sz w:val="20"/>
                <w:szCs w:val="20"/>
                <w:lang w:val="en-US"/>
              </w:rPr>
            </w:pPr>
            <w:r>
              <w:rPr>
                <w:rFonts w:hint="default" w:ascii="Times New Roman" w:hAnsi="Times New Roman" w:cs="Times New Roman"/>
                <w:sz w:val="20"/>
                <w:szCs w:val="20"/>
                <w:lang w:val="en-US"/>
              </w:rPr>
              <w:t>22/08/25</w:t>
            </w:r>
          </w:p>
        </w:tc>
        <w:tc>
          <w:tcPr>
            <w:tcW w:w="703" w:type="pct"/>
            <w:vAlign w:val="center"/>
          </w:tcPr>
          <w:p w14:paraId="134255ED">
            <w:pPr>
              <w:spacing w:after="0"/>
              <w:jc w:val="center"/>
              <w:rPr>
                <w:rFonts w:ascii="Times New Roman" w:hAnsi="Times New Roman" w:cs="Times New Roman"/>
                <w:sz w:val="20"/>
                <w:szCs w:val="20"/>
              </w:rPr>
            </w:pPr>
            <w:r>
              <w:rPr>
                <w:rFonts w:ascii="Times New Roman" w:hAnsi="Times New Roman" w:cs="Times New Roman"/>
                <w:sz w:val="20"/>
                <w:szCs w:val="20"/>
              </w:rPr>
              <w:t>10</w:t>
            </w:r>
          </w:p>
        </w:tc>
        <w:tc>
          <w:tcPr>
            <w:tcW w:w="939" w:type="pct"/>
            <w:vAlign w:val="center"/>
          </w:tcPr>
          <w:p w14:paraId="72E71294">
            <w:pPr>
              <w:spacing w:after="0"/>
              <w:jc w:val="center"/>
              <w:rPr>
                <w:rFonts w:hint="default" w:ascii="Times New Roman" w:hAnsi="Times New Roman" w:cs="Times New Roman"/>
                <w:sz w:val="20"/>
                <w:szCs w:val="20"/>
                <w:lang w:val="en-US"/>
              </w:rPr>
            </w:pPr>
            <w:r>
              <w:rPr>
                <w:rFonts w:hint="default" w:ascii="Times New Roman" w:hAnsi="Times New Roman" w:cs="Times New Roman"/>
                <w:sz w:val="20"/>
                <w:szCs w:val="20"/>
                <w:lang w:val="en-US"/>
              </w:rPr>
              <w:t>-</w:t>
            </w:r>
          </w:p>
        </w:tc>
      </w:tr>
    </w:tbl>
    <w:p w14:paraId="69174830">
      <w:pPr>
        <w:spacing w:after="0"/>
        <w:jc w:val="both"/>
        <w:rPr>
          <w:rFonts w:ascii="Times New Roman" w:hAnsi="Times New Roman" w:cs="Times New Roman"/>
          <w:sz w:val="20"/>
          <w:szCs w:val="20"/>
        </w:rPr>
      </w:pPr>
    </w:p>
    <w:tbl>
      <w:tblPr>
        <w:tblStyle w:val="14"/>
        <w:tblW w:w="9781"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4820"/>
        <w:gridCol w:w="567"/>
        <w:gridCol w:w="567"/>
        <w:gridCol w:w="2409"/>
        <w:gridCol w:w="851"/>
      </w:tblGrid>
      <w:tr w14:paraId="27808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567" w:type="dxa"/>
          </w:tcPr>
          <w:p w14:paraId="3D393DFE">
            <w:pPr>
              <w:tabs>
                <w:tab w:val="left" w:pos="6840"/>
              </w:tabs>
              <w:spacing w:before="120" w:after="100" w:afterAutospacing="1" w:line="240" w:lineRule="auto"/>
              <w:jc w:val="center"/>
              <w:rPr>
                <w:rFonts w:ascii="Times New Roman" w:hAnsi="Times New Roman" w:cs="Times New Roman"/>
                <w:sz w:val="20"/>
                <w:szCs w:val="20"/>
              </w:rPr>
            </w:pPr>
            <w:r>
              <w:rPr>
                <w:rFonts w:ascii="Times New Roman" w:hAnsi="Times New Roman" w:cs="Times New Roman"/>
                <w:b/>
                <w:bCs/>
                <w:color w:val="000000"/>
                <w:sz w:val="20"/>
                <w:szCs w:val="20"/>
              </w:rPr>
              <w:t>S. No</w:t>
            </w:r>
          </w:p>
        </w:tc>
        <w:tc>
          <w:tcPr>
            <w:tcW w:w="4820" w:type="dxa"/>
          </w:tcPr>
          <w:p w14:paraId="580C09F8">
            <w:pPr>
              <w:tabs>
                <w:tab w:val="left" w:pos="6840"/>
              </w:tabs>
              <w:spacing w:before="120" w:after="100" w:afterAutospacing="1" w:line="24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Title of Experiment</w:t>
            </w:r>
          </w:p>
        </w:tc>
        <w:tc>
          <w:tcPr>
            <w:tcW w:w="567" w:type="dxa"/>
          </w:tcPr>
          <w:p w14:paraId="60E760FC">
            <w:pPr>
              <w:tabs>
                <w:tab w:val="left" w:pos="6840"/>
              </w:tabs>
              <w:spacing w:before="120" w:after="100" w:afterAutospacing="1" w:line="24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KL</w:t>
            </w:r>
          </w:p>
        </w:tc>
        <w:tc>
          <w:tcPr>
            <w:tcW w:w="567" w:type="dxa"/>
          </w:tcPr>
          <w:p w14:paraId="0DE2DAF9">
            <w:pPr>
              <w:tabs>
                <w:tab w:val="left" w:pos="6840"/>
              </w:tabs>
              <w:spacing w:before="120" w:after="100" w:afterAutospacing="1" w:line="24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CO</w:t>
            </w:r>
          </w:p>
        </w:tc>
        <w:tc>
          <w:tcPr>
            <w:tcW w:w="2409" w:type="dxa"/>
          </w:tcPr>
          <w:p w14:paraId="4583DC41">
            <w:pPr>
              <w:tabs>
                <w:tab w:val="left" w:pos="6840"/>
              </w:tabs>
              <w:spacing w:before="120" w:after="100" w:afterAutospacing="1" w:line="24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Software Used</w:t>
            </w:r>
          </w:p>
        </w:tc>
        <w:tc>
          <w:tcPr>
            <w:tcW w:w="851" w:type="dxa"/>
          </w:tcPr>
          <w:p w14:paraId="06E67AAF">
            <w:pPr>
              <w:tabs>
                <w:tab w:val="left" w:pos="6840"/>
              </w:tabs>
              <w:spacing w:before="120" w:after="100" w:afterAutospacing="1" w:line="24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Page No</w:t>
            </w:r>
          </w:p>
        </w:tc>
      </w:tr>
      <w:tr w14:paraId="76B5E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7" w:type="dxa"/>
            <w:vAlign w:val="center"/>
          </w:tcPr>
          <w:p w14:paraId="07E10A6F">
            <w:pPr>
              <w:tabs>
                <w:tab w:val="left" w:pos="6840"/>
              </w:tabs>
              <w:spacing w:after="0" w:line="240" w:lineRule="auto"/>
              <w:jc w:val="center"/>
              <w:rPr>
                <w:rFonts w:ascii="Times New Roman" w:hAnsi="Times New Roman" w:cs="Times New Roman"/>
                <w:sz w:val="20"/>
                <w:szCs w:val="20"/>
              </w:rPr>
            </w:pPr>
            <w:r>
              <w:rPr>
                <w:rFonts w:ascii="Times New Roman" w:hAnsi="Times New Roman" w:cs="Times New Roman"/>
                <w:color w:val="000000"/>
                <w:sz w:val="20"/>
                <w:szCs w:val="20"/>
              </w:rPr>
              <w:t>1</w:t>
            </w:r>
          </w:p>
        </w:tc>
        <w:tc>
          <w:tcPr>
            <w:tcW w:w="4820" w:type="dxa"/>
            <w:vAlign w:val="bottom"/>
          </w:tcPr>
          <w:p w14:paraId="61EC3226">
            <w:pPr>
              <w:tabs>
                <w:tab w:val="left" w:pos="6840"/>
              </w:tabs>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 xml:space="preserve">Introduction to Simulator. </w:t>
            </w:r>
          </w:p>
          <w:p w14:paraId="5F59F15B">
            <w:pPr>
              <w:tabs>
                <w:tab w:val="left" w:pos="6840"/>
              </w:tabs>
              <w:spacing w:after="0" w:line="240" w:lineRule="auto"/>
              <w:rPr>
                <w:rFonts w:ascii="Times New Roman" w:hAnsi="Times New Roman" w:cs="Times New Roman"/>
                <w:sz w:val="20"/>
                <w:szCs w:val="20"/>
              </w:rPr>
            </w:pPr>
            <w:r>
              <w:rPr>
                <w:rFonts w:ascii="Times New Roman" w:hAnsi="Times New Roman" w:cs="Times New Roman"/>
                <w:color w:val="000000"/>
                <w:sz w:val="20"/>
                <w:szCs w:val="20"/>
              </w:rPr>
              <w:t>Implement different logic gates and verify the truth table.</w:t>
            </w:r>
          </w:p>
        </w:tc>
        <w:tc>
          <w:tcPr>
            <w:tcW w:w="567" w:type="dxa"/>
            <w:vAlign w:val="bottom"/>
          </w:tcPr>
          <w:p w14:paraId="188D1045">
            <w:pPr>
              <w:autoSpaceDE w:val="0"/>
              <w:autoSpaceDN w:val="0"/>
              <w:adjustRightInd w:val="0"/>
              <w:spacing w:after="0" w:line="276"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K3</w:t>
            </w:r>
          </w:p>
        </w:tc>
        <w:tc>
          <w:tcPr>
            <w:tcW w:w="567" w:type="dxa"/>
          </w:tcPr>
          <w:p w14:paraId="746C1A7F">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CO1, CO2</w:t>
            </w:r>
          </w:p>
        </w:tc>
        <w:tc>
          <w:tcPr>
            <w:tcW w:w="2409" w:type="dxa"/>
          </w:tcPr>
          <w:p w14:paraId="5FA51FD1">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Logisim/Simulator IIT Kharagpur</w:t>
            </w:r>
          </w:p>
        </w:tc>
        <w:tc>
          <w:tcPr>
            <w:tcW w:w="851" w:type="dxa"/>
          </w:tcPr>
          <w:p w14:paraId="3F39C710">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3</w:t>
            </w:r>
          </w:p>
          <w:p w14:paraId="5A0F3462">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9</w:t>
            </w:r>
          </w:p>
        </w:tc>
      </w:tr>
      <w:tr w14:paraId="32081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7" w:type="dxa"/>
            <w:vAlign w:val="center"/>
          </w:tcPr>
          <w:p w14:paraId="3ADB492B">
            <w:pPr>
              <w:tabs>
                <w:tab w:val="left" w:pos="6840"/>
              </w:tabs>
              <w:spacing w:after="0" w:line="240" w:lineRule="auto"/>
              <w:jc w:val="center"/>
              <w:rPr>
                <w:rFonts w:ascii="Times New Roman" w:hAnsi="Times New Roman" w:cs="Times New Roman"/>
                <w:sz w:val="20"/>
                <w:szCs w:val="20"/>
              </w:rPr>
            </w:pPr>
            <w:r>
              <w:rPr>
                <w:rFonts w:ascii="Times New Roman" w:hAnsi="Times New Roman" w:cs="Times New Roman"/>
                <w:color w:val="000000"/>
                <w:sz w:val="20"/>
                <w:szCs w:val="20"/>
              </w:rPr>
              <w:t>2</w:t>
            </w:r>
          </w:p>
        </w:tc>
        <w:tc>
          <w:tcPr>
            <w:tcW w:w="4820" w:type="dxa"/>
            <w:vAlign w:val="bottom"/>
          </w:tcPr>
          <w:p w14:paraId="0992BE7B">
            <w:pPr>
              <w:tabs>
                <w:tab w:val="left" w:pos="6840"/>
              </w:tabs>
              <w:spacing w:after="0" w:line="240" w:lineRule="auto"/>
              <w:rPr>
                <w:rFonts w:ascii="Times New Roman" w:hAnsi="Times New Roman" w:cs="Times New Roman"/>
                <w:sz w:val="20"/>
                <w:szCs w:val="20"/>
              </w:rPr>
            </w:pPr>
            <w:r>
              <w:rPr>
                <w:rFonts w:ascii="Times New Roman" w:hAnsi="Times New Roman" w:cs="Times New Roman"/>
                <w:color w:val="000000"/>
                <w:sz w:val="20"/>
                <w:szCs w:val="20"/>
              </w:rPr>
              <w:t>Implement different logic gates using universal gates.</w:t>
            </w:r>
          </w:p>
        </w:tc>
        <w:tc>
          <w:tcPr>
            <w:tcW w:w="567" w:type="dxa"/>
            <w:vAlign w:val="bottom"/>
          </w:tcPr>
          <w:p w14:paraId="5DA22F93">
            <w:pPr>
              <w:autoSpaceDE w:val="0"/>
              <w:autoSpaceDN w:val="0"/>
              <w:adjustRightInd w:val="0"/>
              <w:spacing w:after="0" w:line="276"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K3</w:t>
            </w:r>
          </w:p>
        </w:tc>
        <w:tc>
          <w:tcPr>
            <w:tcW w:w="567" w:type="dxa"/>
          </w:tcPr>
          <w:p w14:paraId="54A051B2">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CO2</w:t>
            </w:r>
          </w:p>
        </w:tc>
        <w:tc>
          <w:tcPr>
            <w:tcW w:w="2409" w:type="dxa"/>
          </w:tcPr>
          <w:p w14:paraId="2F10EDF9">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Logisim/Simulator IIT Kharagpur</w:t>
            </w:r>
          </w:p>
        </w:tc>
        <w:tc>
          <w:tcPr>
            <w:tcW w:w="851" w:type="dxa"/>
          </w:tcPr>
          <w:p w14:paraId="46EAACA9">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13</w:t>
            </w:r>
          </w:p>
        </w:tc>
      </w:tr>
      <w:tr w14:paraId="5665F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7" w:type="dxa"/>
            <w:vAlign w:val="center"/>
          </w:tcPr>
          <w:p w14:paraId="7A9E4D3D">
            <w:pPr>
              <w:tabs>
                <w:tab w:val="left" w:pos="6840"/>
              </w:tabs>
              <w:spacing w:after="0" w:line="240" w:lineRule="auto"/>
              <w:jc w:val="center"/>
              <w:rPr>
                <w:rFonts w:ascii="Times New Roman" w:hAnsi="Times New Roman" w:cs="Times New Roman"/>
                <w:sz w:val="20"/>
                <w:szCs w:val="20"/>
              </w:rPr>
            </w:pPr>
            <w:r>
              <w:rPr>
                <w:rFonts w:ascii="Times New Roman" w:hAnsi="Times New Roman" w:cs="Times New Roman"/>
                <w:color w:val="000000"/>
                <w:sz w:val="20"/>
                <w:szCs w:val="20"/>
              </w:rPr>
              <w:t>3</w:t>
            </w:r>
          </w:p>
        </w:tc>
        <w:tc>
          <w:tcPr>
            <w:tcW w:w="4820" w:type="dxa"/>
            <w:vAlign w:val="bottom"/>
          </w:tcPr>
          <w:p w14:paraId="6E259EF8">
            <w:pPr>
              <w:tabs>
                <w:tab w:val="left" w:pos="6840"/>
              </w:tabs>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Implement half adder using basic logic and universal gates.</w:t>
            </w:r>
          </w:p>
          <w:p w14:paraId="2606107A">
            <w:pPr>
              <w:tabs>
                <w:tab w:val="left" w:pos="6840"/>
              </w:tabs>
              <w:spacing w:after="0" w:line="240" w:lineRule="auto"/>
              <w:rPr>
                <w:rFonts w:ascii="Times New Roman" w:hAnsi="Times New Roman" w:cs="Times New Roman"/>
                <w:sz w:val="20"/>
                <w:szCs w:val="20"/>
              </w:rPr>
            </w:pPr>
            <w:r>
              <w:rPr>
                <w:rFonts w:ascii="Times New Roman" w:hAnsi="Times New Roman" w:cs="Times New Roman"/>
                <w:color w:val="000000"/>
                <w:sz w:val="20"/>
                <w:szCs w:val="20"/>
              </w:rPr>
              <w:t>Full adder using basic logic, universal gates and using 2 half adders.</w:t>
            </w:r>
          </w:p>
        </w:tc>
        <w:tc>
          <w:tcPr>
            <w:tcW w:w="567" w:type="dxa"/>
            <w:vAlign w:val="bottom"/>
          </w:tcPr>
          <w:p w14:paraId="51B2E0C6">
            <w:pPr>
              <w:autoSpaceDE w:val="0"/>
              <w:autoSpaceDN w:val="0"/>
              <w:adjustRightInd w:val="0"/>
              <w:spacing w:after="0" w:line="276"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K3</w:t>
            </w:r>
          </w:p>
        </w:tc>
        <w:tc>
          <w:tcPr>
            <w:tcW w:w="567" w:type="dxa"/>
          </w:tcPr>
          <w:p w14:paraId="1276F443">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CO2</w:t>
            </w:r>
          </w:p>
        </w:tc>
        <w:tc>
          <w:tcPr>
            <w:tcW w:w="2409" w:type="dxa"/>
          </w:tcPr>
          <w:p w14:paraId="33385EA6">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Logisim/Simulator IIT Kharagpur</w:t>
            </w:r>
          </w:p>
        </w:tc>
        <w:tc>
          <w:tcPr>
            <w:tcW w:w="851" w:type="dxa"/>
          </w:tcPr>
          <w:p w14:paraId="66AB4B49">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18</w:t>
            </w:r>
          </w:p>
        </w:tc>
      </w:tr>
      <w:tr w14:paraId="4E0D9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567" w:type="dxa"/>
            <w:vAlign w:val="center"/>
          </w:tcPr>
          <w:p w14:paraId="21E3FD6F">
            <w:pPr>
              <w:tabs>
                <w:tab w:val="left" w:pos="6840"/>
              </w:tabs>
              <w:spacing w:after="0" w:line="240" w:lineRule="auto"/>
              <w:jc w:val="center"/>
              <w:rPr>
                <w:rFonts w:ascii="Times New Roman" w:hAnsi="Times New Roman" w:cs="Times New Roman"/>
                <w:sz w:val="20"/>
                <w:szCs w:val="20"/>
              </w:rPr>
            </w:pPr>
            <w:r>
              <w:rPr>
                <w:rFonts w:ascii="Times New Roman" w:hAnsi="Times New Roman" w:cs="Times New Roman"/>
                <w:color w:val="000000"/>
                <w:sz w:val="20"/>
                <w:szCs w:val="20"/>
              </w:rPr>
              <w:t>4</w:t>
            </w:r>
          </w:p>
        </w:tc>
        <w:tc>
          <w:tcPr>
            <w:tcW w:w="4820" w:type="dxa"/>
            <w:vAlign w:val="bottom"/>
          </w:tcPr>
          <w:p w14:paraId="427E4F5C">
            <w:pPr>
              <w:tabs>
                <w:tab w:val="left" w:pos="6840"/>
              </w:tabs>
              <w:spacing w:after="0" w:line="240" w:lineRule="auto"/>
              <w:rPr>
                <w:rFonts w:ascii="Times New Roman" w:hAnsi="Times New Roman" w:cs="Times New Roman"/>
                <w:sz w:val="20"/>
                <w:szCs w:val="20"/>
              </w:rPr>
            </w:pPr>
            <w:r>
              <w:rPr>
                <w:rFonts w:ascii="Times New Roman" w:hAnsi="Times New Roman" w:cs="Times New Roman"/>
                <w:color w:val="000000"/>
                <w:sz w:val="20"/>
                <w:szCs w:val="20"/>
              </w:rPr>
              <w:t>Implementing Binary -to -Gray, Gray -to -Binary code conversions.</w:t>
            </w:r>
          </w:p>
        </w:tc>
        <w:tc>
          <w:tcPr>
            <w:tcW w:w="567" w:type="dxa"/>
            <w:vAlign w:val="bottom"/>
          </w:tcPr>
          <w:p w14:paraId="02B75391">
            <w:pPr>
              <w:autoSpaceDE w:val="0"/>
              <w:autoSpaceDN w:val="0"/>
              <w:adjustRightInd w:val="0"/>
              <w:spacing w:after="0" w:line="276"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K3</w:t>
            </w:r>
          </w:p>
        </w:tc>
        <w:tc>
          <w:tcPr>
            <w:tcW w:w="567" w:type="dxa"/>
          </w:tcPr>
          <w:p w14:paraId="33537A94">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CO3</w:t>
            </w:r>
          </w:p>
        </w:tc>
        <w:tc>
          <w:tcPr>
            <w:tcW w:w="2409" w:type="dxa"/>
          </w:tcPr>
          <w:p w14:paraId="03AF6F4C">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Logisim/Simulator IIT Kharagpur</w:t>
            </w:r>
          </w:p>
        </w:tc>
        <w:tc>
          <w:tcPr>
            <w:tcW w:w="851" w:type="dxa"/>
          </w:tcPr>
          <w:p w14:paraId="04ABA82C">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20</w:t>
            </w:r>
          </w:p>
        </w:tc>
      </w:tr>
      <w:tr w14:paraId="390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7" w:type="dxa"/>
            <w:vAlign w:val="center"/>
          </w:tcPr>
          <w:p w14:paraId="7B8CDA6A">
            <w:pPr>
              <w:tabs>
                <w:tab w:val="left" w:pos="6840"/>
              </w:tabs>
              <w:spacing w:after="0" w:line="240" w:lineRule="auto"/>
              <w:jc w:val="center"/>
              <w:rPr>
                <w:rFonts w:ascii="Times New Roman" w:hAnsi="Times New Roman" w:cs="Times New Roman"/>
                <w:sz w:val="20"/>
                <w:szCs w:val="20"/>
              </w:rPr>
            </w:pPr>
            <w:r>
              <w:rPr>
                <w:rFonts w:ascii="Times New Roman" w:hAnsi="Times New Roman" w:cs="Times New Roman"/>
                <w:color w:val="000000"/>
                <w:sz w:val="20"/>
                <w:szCs w:val="20"/>
              </w:rPr>
              <w:t>5</w:t>
            </w:r>
          </w:p>
        </w:tc>
        <w:tc>
          <w:tcPr>
            <w:tcW w:w="4820" w:type="dxa"/>
            <w:vAlign w:val="bottom"/>
          </w:tcPr>
          <w:p w14:paraId="65A4129C">
            <w:pPr>
              <w:tabs>
                <w:tab w:val="left" w:pos="6840"/>
              </w:tabs>
              <w:spacing w:after="0" w:line="240" w:lineRule="auto"/>
              <w:rPr>
                <w:rFonts w:ascii="Times New Roman" w:hAnsi="Times New Roman" w:cs="Times New Roman"/>
                <w:sz w:val="20"/>
                <w:szCs w:val="20"/>
              </w:rPr>
            </w:pPr>
            <w:r>
              <w:rPr>
                <w:rFonts w:ascii="Times New Roman" w:hAnsi="Times New Roman" w:cs="Times New Roman"/>
                <w:color w:val="000000"/>
                <w:sz w:val="20"/>
                <w:szCs w:val="20"/>
              </w:rPr>
              <w:t xml:space="preserve">Implementing 3–8-line DECODER </w:t>
            </w:r>
          </w:p>
        </w:tc>
        <w:tc>
          <w:tcPr>
            <w:tcW w:w="567" w:type="dxa"/>
            <w:vAlign w:val="bottom"/>
          </w:tcPr>
          <w:p w14:paraId="626ADF7C">
            <w:pPr>
              <w:autoSpaceDE w:val="0"/>
              <w:autoSpaceDN w:val="0"/>
              <w:adjustRightInd w:val="0"/>
              <w:spacing w:after="0" w:line="276"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K3</w:t>
            </w:r>
          </w:p>
        </w:tc>
        <w:tc>
          <w:tcPr>
            <w:tcW w:w="567" w:type="dxa"/>
          </w:tcPr>
          <w:p w14:paraId="1A1A884C">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CO3</w:t>
            </w:r>
          </w:p>
        </w:tc>
        <w:tc>
          <w:tcPr>
            <w:tcW w:w="2409" w:type="dxa"/>
          </w:tcPr>
          <w:p w14:paraId="3F02F5A6">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Logisim/Simulator IIT Kharagpur</w:t>
            </w:r>
          </w:p>
        </w:tc>
        <w:tc>
          <w:tcPr>
            <w:tcW w:w="851" w:type="dxa"/>
          </w:tcPr>
          <w:p w14:paraId="0CBB3FEA">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24</w:t>
            </w:r>
          </w:p>
        </w:tc>
      </w:tr>
      <w:tr w14:paraId="065C2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7" w:type="dxa"/>
            <w:vAlign w:val="center"/>
          </w:tcPr>
          <w:p w14:paraId="2E7F775F">
            <w:pPr>
              <w:tabs>
                <w:tab w:val="left" w:pos="6840"/>
              </w:tabs>
              <w:spacing w:after="0" w:line="240" w:lineRule="auto"/>
              <w:jc w:val="center"/>
              <w:rPr>
                <w:rFonts w:ascii="Times New Roman" w:hAnsi="Times New Roman" w:cs="Times New Roman"/>
                <w:sz w:val="20"/>
                <w:szCs w:val="20"/>
              </w:rPr>
            </w:pPr>
            <w:r>
              <w:rPr>
                <w:rFonts w:ascii="Times New Roman" w:hAnsi="Times New Roman" w:cs="Times New Roman"/>
                <w:color w:val="000000"/>
                <w:sz w:val="20"/>
                <w:szCs w:val="20"/>
              </w:rPr>
              <w:t>6</w:t>
            </w:r>
          </w:p>
        </w:tc>
        <w:tc>
          <w:tcPr>
            <w:tcW w:w="4820" w:type="dxa"/>
            <w:vAlign w:val="bottom"/>
          </w:tcPr>
          <w:p w14:paraId="6B133327">
            <w:pPr>
              <w:tabs>
                <w:tab w:val="left" w:pos="6840"/>
              </w:tabs>
              <w:spacing w:after="0" w:line="240" w:lineRule="auto"/>
              <w:rPr>
                <w:rFonts w:ascii="Times New Roman" w:hAnsi="Times New Roman" w:cs="Times New Roman"/>
                <w:sz w:val="20"/>
                <w:szCs w:val="20"/>
              </w:rPr>
            </w:pPr>
            <w:r>
              <w:rPr>
                <w:rFonts w:ascii="Times New Roman" w:hAnsi="Times New Roman" w:cs="Times New Roman"/>
                <w:color w:val="000000"/>
                <w:sz w:val="20"/>
                <w:szCs w:val="20"/>
              </w:rPr>
              <w:t>Implement 8x1 MULTIPLEXERS</w:t>
            </w:r>
          </w:p>
        </w:tc>
        <w:tc>
          <w:tcPr>
            <w:tcW w:w="567" w:type="dxa"/>
            <w:vAlign w:val="bottom"/>
          </w:tcPr>
          <w:p w14:paraId="5A9E4F7C">
            <w:pPr>
              <w:autoSpaceDE w:val="0"/>
              <w:autoSpaceDN w:val="0"/>
              <w:adjustRightInd w:val="0"/>
              <w:spacing w:after="0" w:line="276"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K3</w:t>
            </w:r>
          </w:p>
        </w:tc>
        <w:tc>
          <w:tcPr>
            <w:tcW w:w="567" w:type="dxa"/>
          </w:tcPr>
          <w:p w14:paraId="172BD5FD">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CO3</w:t>
            </w:r>
          </w:p>
        </w:tc>
        <w:tc>
          <w:tcPr>
            <w:tcW w:w="2409" w:type="dxa"/>
          </w:tcPr>
          <w:p w14:paraId="06063B90">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Logisim/Simulator IIT Kharagpur</w:t>
            </w:r>
          </w:p>
        </w:tc>
        <w:tc>
          <w:tcPr>
            <w:tcW w:w="851" w:type="dxa"/>
          </w:tcPr>
          <w:p w14:paraId="4E1688DE">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28</w:t>
            </w:r>
          </w:p>
        </w:tc>
      </w:tr>
      <w:tr w14:paraId="13877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7" w:type="dxa"/>
            <w:vAlign w:val="center"/>
          </w:tcPr>
          <w:p w14:paraId="192AC084">
            <w:pPr>
              <w:tabs>
                <w:tab w:val="left" w:pos="6840"/>
              </w:tabs>
              <w:spacing w:after="0" w:line="240" w:lineRule="auto"/>
              <w:jc w:val="center"/>
              <w:rPr>
                <w:rFonts w:ascii="Times New Roman" w:hAnsi="Times New Roman" w:cs="Times New Roman"/>
                <w:sz w:val="20"/>
                <w:szCs w:val="20"/>
              </w:rPr>
            </w:pPr>
            <w:r>
              <w:rPr>
                <w:rFonts w:ascii="Times New Roman" w:hAnsi="Times New Roman" w:cs="Times New Roman"/>
                <w:color w:val="000000"/>
                <w:sz w:val="20"/>
                <w:szCs w:val="20"/>
              </w:rPr>
              <w:t>7</w:t>
            </w:r>
          </w:p>
        </w:tc>
        <w:tc>
          <w:tcPr>
            <w:tcW w:w="4820" w:type="dxa"/>
            <w:vAlign w:val="bottom"/>
          </w:tcPr>
          <w:p w14:paraId="18284F5D">
            <w:pPr>
              <w:tabs>
                <w:tab w:val="left" w:pos="6840"/>
              </w:tabs>
              <w:spacing w:after="0" w:line="240" w:lineRule="auto"/>
              <w:rPr>
                <w:rFonts w:ascii="Times New Roman" w:hAnsi="Times New Roman" w:cs="Times New Roman"/>
                <w:sz w:val="20"/>
                <w:szCs w:val="20"/>
              </w:rPr>
            </w:pPr>
            <w:r>
              <w:rPr>
                <w:rFonts w:ascii="Times New Roman" w:hAnsi="Times New Roman" w:cs="Times New Roman"/>
                <w:color w:val="000000"/>
                <w:sz w:val="20"/>
                <w:szCs w:val="20"/>
              </w:rPr>
              <w:t>Verify the excitation tables of various SR and T FLIP-FLOPS.</w:t>
            </w:r>
          </w:p>
        </w:tc>
        <w:tc>
          <w:tcPr>
            <w:tcW w:w="567" w:type="dxa"/>
            <w:vAlign w:val="bottom"/>
          </w:tcPr>
          <w:p w14:paraId="5D795A3B">
            <w:pPr>
              <w:autoSpaceDE w:val="0"/>
              <w:autoSpaceDN w:val="0"/>
              <w:adjustRightInd w:val="0"/>
              <w:spacing w:after="0" w:line="276"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K3</w:t>
            </w:r>
          </w:p>
        </w:tc>
        <w:tc>
          <w:tcPr>
            <w:tcW w:w="567" w:type="dxa"/>
          </w:tcPr>
          <w:p w14:paraId="7B9149F0">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CO3</w:t>
            </w:r>
          </w:p>
        </w:tc>
        <w:tc>
          <w:tcPr>
            <w:tcW w:w="2409" w:type="dxa"/>
          </w:tcPr>
          <w:p w14:paraId="6800A504">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Logisim/Simulator IIT Kharagpur</w:t>
            </w:r>
          </w:p>
        </w:tc>
        <w:tc>
          <w:tcPr>
            <w:tcW w:w="851" w:type="dxa"/>
          </w:tcPr>
          <w:p w14:paraId="3EAC4CBA">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31</w:t>
            </w:r>
          </w:p>
        </w:tc>
      </w:tr>
      <w:tr w14:paraId="23BFD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7" w:type="dxa"/>
            <w:vAlign w:val="center"/>
          </w:tcPr>
          <w:p w14:paraId="4E59AAAF">
            <w:pPr>
              <w:tabs>
                <w:tab w:val="left" w:pos="6840"/>
              </w:tabs>
              <w:spacing w:after="0" w:line="240" w:lineRule="auto"/>
              <w:jc w:val="center"/>
              <w:rPr>
                <w:rFonts w:ascii="Times New Roman" w:hAnsi="Times New Roman" w:cs="Times New Roman"/>
                <w:b/>
                <w:bCs/>
                <w:color w:val="000000"/>
                <w:sz w:val="20"/>
                <w:szCs w:val="20"/>
              </w:rPr>
            </w:pPr>
            <w:r>
              <w:rPr>
                <w:rFonts w:ascii="Times New Roman" w:hAnsi="Times New Roman" w:cs="Times New Roman"/>
                <w:color w:val="000000"/>
                <w:sz w:val="20"/>
                <w:szCs w:val="20"/>
              </w:rPr>
              <w:t>8</w:t>
            </w:r>
          </w:p>
        </w:tc>
        <w:tc>
          <w:tcPr>
            <w:tcW w:w="4820" w:type="dxa"/>
            <w:vAlign w:val="bottom"/>
          </w:tcPr>
          <w:p w14:paraId="60F5DDA7">
            <w:pPr>
              <w:tabs>
                <w:tab w:val="left" w:pos="6840"/>
              </w:tabs>
              <w:spacing w:after="0" w:line="240" w:lineRule="auto"/>
              <w:rPr>
                <w:rFonts w:ascii="Times New Roman" w:hAnsi="Times New Roman" w:cs="Times New Roman"/>
                <w:sz w:val="20"/>
                <w:szCs w:val="20"/>
              </w:rPr>
            </w:pPr>
            <w:r>
              <w:rPr>
                <w:rFonts w:ascii="Times New Roman" w:hAnsi="Times New Roman" w:cs="Times New Roman"/>
                <w:color w:val="000000"/>
                <w:sz w:val="20"/>
                <w:szCs w:val="20"/>
              </w:rPr>
              <w:t>Verify the excitation tables of various JK and D FLIP-FLOPS.</w:t>
            </w:r>
          </w:p>
        </w:tc>
        <w:tc>
          <w:tcPr>
            <w:tcW w:w="567" w:type="dxa"/>
            <w:vAlign w:val="bottom"/>
          </w:tcPr>
          <w:p w14:paraId="534546F4">
            <w:pPr>
              <w:autoSpaceDE w:val="0"/>
              <w:autoSpaceDN w:val="0"/>
              <w:adjustRightInd w:val="0"/>
              <w:spacing w:after="0" w:line="276"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K3</w:t>
            </w:r>
          </w:p>
        </w:tc>
        <w:tc>
          <w:tcPr>
            <w:tcW w:w="567" w:type="dxa"/>
          </w:tcPr>
          <w:p w14:paraId="017B0394">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CO3</w:t>
            </w:r>
          </w:p>
        </w:tc>
        <w:tc>
          <w:tcPr>
            <w:tcW w:w="2409" w:type="dxa"/>
          </w:tcPr>
          <w:p w14:paraId="2F3676B1">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Logisim/Simulator IIT Kharagpur</w:t>
            </w:r>
          </w:p>
        </w:tc>
        <w:tc>
          <w:tcPr>
            <w:tcW w:w="851" w:type="dxa"/>
          </w:tcPr>
          <w:p w14:paraId="22204A8D">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35</w:t>
            </w:r>
          </w:p>
        </w:tc>
      </w:tr>
      <w:tr w14:paraId="1C379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7" w:type="dxa"/>
            <w:vAlign w:val="center"/>
          </w:tcPr>
          <w:p w14:paraId="12DDACFA">
            <w:pPr>
              <w:tabs>
                <w:tab w:val="left" w:pos="6840"/>
              </w:tabs>
              <w:spacing w:after="0" w:line="240" w:lineRule="auto"/>
              <w:jc w:val="center"/>
              <w:rPr>
                <w:rFonts w:ascii="Times New Roman" w:hAnsi="Times New Roman" w:cs="Times New Roman"/>
                <w:b/>
                <w:bCs/>
                <w:color w:val="000000"/>
                <w:sz w:val="20"/>
                <w:szCs w:val="20"/>
              </w:rPr>
            </w:pPr>
            <w:r>
              <w:rPr>
                <w:rFonts w:ascii="Times New Roman" w:hAnsi="Times New Roman" w:cs="Times New Roman"/>
                <w:color w:val="000000"/>
                <w:sz w:val="20"/>
                <w:szCs w:val="20"/>
              </w:rPr>
              <w:t>9</w:t>
            </w:r>
          </w:p>
        </w:tc>
        <w:tc>
          <w:tcPr>
            <w:tcW w:w="4820" w:type="dxa"/>
            <w:vAlign w:val="bottom"/>
          </w:tcPr>
          <w:p w14:paraId="5D41BAD3">
            <w:pPr>
              <w:tabs>
                <w:tab w:val="left" w:pos="6840"/>
              </w:tabs>
              <w:spacing w:after="0" w:line="240" w:lineRule="auto"/>
              <w:rPr>
                <w:rFonts w:ascii="Times New Roman" w:hAnsi="Times New Roman" w:cs="Times New Roman"/>
                <w:sz w:val="20"/>
                <w:szCs w:val="20"/>
              </w:rPr>
            </w:pPr>
            <w:r>
              <w:rPr>
                <w:rFonts w:ascii="Times New Roman" w:hAnsi="Times New Roman" w:cs="Times New Roman"/>
                <w:color w:val="000000"/>
                <w:sz w:val="20"/>
                <w:szCs w:val="20"/>
              </w:rPr>
              <w:t xml:space="preserve">Design a 4bit Universal Shift Register </w:t>
            </w:r>
          </w:p>
        </w:tc>
        <w:tc>
          <w:tcPr>
            <w:tcW w:w="567" w:type="dxa"/>
            <w:vAlign w:val="bottom"/>
          </w:tcPr>
          <w:p w14:paraId="3DA91FD9">
            <w:pPr>
              <w:autoSpaceDE w:val="0"/>
              <w:autoSpaceDN w:val="0"/>
              <w:adjustRightInd w:val="0"/>
              <w:spacing w:after="0" w:line="276"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K4</w:t>
            </w:r>
          </w:p>
        </w:tc>
        <w:tc>
          <w:tcPr>
            <w:tcW w:w="567" w:type="dxa"/>
          </w:tcPr>
          <w:p w14:paraId="58F4B6BA">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CO4</w:t>
            </w:r>
          </w:p>
        </w:tc>
        <w:tc>
          <w:tcPr>
            <w:tcW w:w="2409" w:type="dxa"/>
          </w:tcPr>
          <w:p w14:paraId="1D30EE6A">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Logisim/Simulator IIT Kharagpur</w:t>
            </w:r>
          </w:p>
        </w:tc>
        <w:tc>
          <w:tcPr>
            <w:tcW w:w="851" w:type="dxa"/>
          </w:tcPr>
          <w:p w14:paraId="56752536">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38</w:t>
            </w:r>
          </w:p>
        </w:tc>
      </w:tr>
      <w:tr w14:paraId="500BA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7" w:type="dxa"/>
            <w:vAlign w:val="center"/>
          </w:tcPr>
          <w:p w14:paraId="1AB2B2A5">
            <w:pPr>
              <w:tabs>
                <w:tab w:val="left" w:pos="6840"/>
              </w:tabs>
              <w:spacing w:after="0" w:line="240" w:lineRule="auto"/>
              <w:jc w:val="center"/>
              <w:rPr>
                <w:rFonts w:ascii="Times New Roman" w:hAnsi="Times New Roman" w:cs="Times New Roman"/>
                <w:b/>
                <w:bCs/>
                <w:color w:val="000000"/>
                <w:sz w:val="20"/>
                <w:szCs w:val="20"/>
              </w:rPr>
            </w:pPr>
            <w:r>
              <w:rPr>
                <w:rFonts w:ascii="Times New Roman" w:hAnsi="Times New Roman" w:cs="Times New Roman"/>
                <w:color w:val="000000"/>
                <w:sz w:val="20"/>
                <w:szCs w:val="20"/>
              </w:rPr>
              <w:t>10</w:t>
            </w:r>
          </w:p>
        </w:tc>
        <w:tc>
          <w:tcPr>
            <w:tcW w:w="4820" w:type="dxa"/>
            <w:vAlign w:val="bottom"/>
          </w:tcPr>
          <w:p w14:paraId="547C29D9">
            <w:pPr>
              <w:tabs>
                <w:tab w:val="left" w:pos="6840"/>
              </w:tabs>
              <w:spacing w:after="0" w:line="240" w:lineRule="auto"/>
              <w:rPr>
                <w:rFonts w:ascii="Times New Roman" w:hAnsi="Times New Roman" w:cs="Times New Roman"/>
                <w:sz w:val="20"/>
                <w:szCs w:val="20"/>
              </w:rPr>
            </w:pPr>
            <w:r>
              <w:rPr>
                <w:rFonts w:ascii="Times New Roman" w:hAnsi="Times New Roman" w:cs="Times New Roman"/>
                <w:color w:val="000000"/>
                <w:sz w:val="20"/>
                <w:szCs w:val="20"/>
              </w:rPr>
              <w:t>Design of a 4-bit ARITHMETIC LOGIC UNIT.</w:t>
            </w:r>
          </w:p>
        </w:tc>
        <w:tc>
          <w:tcPr>
            <w:tcW w:w="567" w:type="dxa"/>
            <w:vAlign w:val="bottom"/>
          </w:tcPr>
          <w:p w14:paraId="3A5E55BB">
            <w:pPr>
              <w:autoSpaceDE w:val="0"/>
              <w:autoSpaceDN w:val="0"/>
              <w:adjustRightInd w:val="0"/>
              <w:spacing w:after="0" w:line="276"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K4</w:t>
            </w:r>
          </w:p>
        </w:tc>
        <w:tc>
          <w:tcPr>
            <w:tcW w:w="567" w:type="dxa"/>
          </w:tcPr>
          <w:p w14:paraId="50B0AAE3">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CO4</w:t>
            </w:r>
          </w:p>
        </w:tc>
        <w:tc>
          <w:tcPr>
            <w:tcW w:w="2409" w:type="dxa"/>
          </w:tcPr>
          <w:p w14:paraId="51324471">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Logisim/Simulator IIT Kharagpur</w:t>
            </w:r>
          </w:p>
        </w:tc>
        <w:tc>
          <w:tcPr>
            <w:tcW w:w="851" w:type="dxa"/>
          </w:tcPr>
          <w:p w14:paraId="09A51355">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41</w:t>
            </w:r>
          </w:p>
        </w:tc>
      </w:tr>
      <w:tr w14:paraId="6444C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9781" w:type="dxa"/>
            <w:gridSpan w:val="6"/>
            <w:vAlign w:val="center"/>
          </w:tcPr>
          <w:p w14:paraId="56E62363">
            <w:pPr>
              <w:autoSpaceDE w:val="0"/>
              <w:autoSpaceDN w:val="0"/>
              <w:adjustRightInd w:val="0"/>
              <w:spacing w:after="0" w:line="240" w:lineRule="auto"/>
              <w:ind w:left="-107" w:right="-109"/>
              <w:jc w:val="center"/>
              <w:rPr>
                <w:rFonts w:ascii="Times New Roman" w:hAnsi="Times New Roman" w:cs="Times New Roman"/>
                <w:b/>
                <w:sz w:val="20"/>
                <w:szCs w:val="20"/>
              </w:rPr>
            </w:pPr>
            <w:r>
              <w:rPr>
                <w:rFonts w:ascii="Times New Roman" w:hAnsi="Times New Roman" w:cs="Times New Roman"/>
                <w:b/>
                <w:sz w:val="20"/>
                <w:szCs w:val="20"/>
              </w:rPr>
              <w:t xml:space="preserve">   Beyond The Syllabus</w:t>
            </w:r>
          </w:p>
        </w:tc>
      </w:tr>
      <w:tr w14:paraId="14528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7" w:type="dxa"/>
            <w:vAlign w:val="center"/>
          </w:tcPr>
          <w:p w14:paraId="7B2EB327">
            <w:pPr>
              <w:tabs>
                <w:tab w:val="left" w:pos="6840"/>
              </w:tabs>
              <w:spacing w:after="0" w:line="240" w:lineRule="auto"/>
              <w:jc w:val="center"/>
              <w:rPr>
                <w:rFonts w:ascii="Times New Roman" w:hAnsi="Times New Roman" w:cs="Times New Roman"/>
                <w:b/>
                <w:bCs/>
                <w:color w:val="000000"/>
                <w:sz w:val="20"/>
                <w:szCs w:val="20"/>
              </w:rPr>
            </w:pPr>
            <w:r>
              <w:rPr>
                <w:rFonts w:ascii="Times New Roman" w:hAnsi="Times New Roman" w:cs="Times New Roman"/>
                <w:color w:val="000000"/>
                <w:sz w:val="20"/>
                <w:szCs w:val="20"/>
              </w:rPr>
              <w:t>11</w:t>
            </w:r>
          </w:p>
        </w:tc>
        <w:tc>
          <w:tcPr>
            <w:tcW w:w="4820" w:type="dxa"/>
            <w:vAlign w:val="bottom"/>
          </w:tcPr>
          <w:p w14:paraId="499BE943">
            <w:pPr>
              <w:tabs>
                <w:tab w:val="left" w:pos="6840"/>
              </w:tabs>
              <w:spacing w:after="0" w:line="240" w:lineRule="auto"/>
              <w:rPr>
                <w:rFonts w:ascii="Times New Roman" w:hAnsi="Times New Roman" w:cs="Times New Roman"/>
                <w:sz w:val="20"/>
                <w:szCs w:val="20"/>
              </w:rPr>
            </w:pPr>
            <w:r>
              <w:rPr>
                <w:rFonts w:ascii="Times New Roman" w:hAnsi="Times New Roman" w:cs="Times New Roman"/>
                <w:color w:val="000000"/>
                <w:sz w:val="20"/>
                <w:szCs w:val="20"/>
              </w:rPr>
              <w:t xml:space="preserve">Design and implement half and full subtractor </w:t>
            </w:r>
          </w:p>
        </w:tc>
        <w:tc>
          <w:tcPr>
            <w:tcW w:w="567" w:type="dxa"/>
            <w:vAlign w:val="bottom"/>
          </w:tcPr>
          <w:p w14:paraId="7D50802F">
            <w:pPr>
              <w:autoSpaceDE w:val="0"/>
              <w:autoSpaceDN w:val="0"/>
              <w:adjustRightInd w:val="0"/>
              <w:spacing w:after="0" w:line="276"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K3</w:t>
            </w:r>
          </w:p>
        </w:tc>
        <w:tc>
          <w:tcPr>
            <w:tcW w:w="567" w:type="dxa"/>
          </w:tcPr>
          <w:p w14:paraId="23F84EB6">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CO1</w:t>
            </w:r>
          </w:p>
        </w:tc>
        <w:tc>
          <w:tcPr>
            <w:tcW w:w="2409" w:type="dxa"/>
          </w:tcPr>
          <w:p w14:paraId="2422FFF7">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Logisim/Simulator IIT Kharagpur</w:t>
            </w:r>
          </w:p>
        </w:tc>
        <w:tc>
          <w:tcPr>
            <w:tcW w:w="851" w:type="dxa"/>
          </w:tcPr>
          <w:p w14:paraId="518E698E">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44</w:t>
            </w:r>
          </w:p>
        </w:tc>
      </w:tr>
      <w:tr w14:paraId="07960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7" w:type="dxa"/>
            <w:vAlign w:val="center"/>
          </w:tcPr>
          <w:p w14:paraId="3DA79543">
            <w:pPr>
              <w:tabs>
                <w:tab w:val="left" w:pos="6840"/>
              </w:tabs>
              <w:spacing w:after="0" w:line="240" w:lineRule="auto"/>
              <w:jc w:val="center"/>
              <w:rPr>
                <w:rFonts w:ascii="Times New Roman" w:hAnsi="Times New Roman" w:cs="Times New Roman"/>
                <w:b/>
                <w:bCs/>
                <w:color w:val="000000"/>
                <w:sz w:val="20"/>
                <w:szCs w:val="20"/>
              </w:rPr>
            </w:pPr>
            <w:r>
              <w:rPr>
                <w:rFonts w:ascii="Times New Roman" w:hAnsi="Times New Roman" w:cs="Times New Roman"/>
                <w:color w:val="000000"/>
                <w:sz w:val="20"/>
                <w:szCs w:val="20"/>
              </w:rPr>
              <w:t>12</w:t>
            </w:r>
          </w:p>
        </w:tc>
        <w:tc>
          <w:tcPr>
            <w:tcW w:w="4820" w:type="dxa"/>
            <w:vAlign w:val="bottom"/>
          </w:tcPr>
          <w:p w14:paraId="611600E8">
            <w:pPr>
              <w:tabs>
                <w:tab w:val="left" w:pos="6840"/>
              </w:tabs>
              <w:spacing w:after="0" w:line="240" w:lineRule="auto"/>
              <w:rPr>
                <w:rFonts w:ascii="Times New Roman" w:hAnsi="Times New Roman" w:cs="Times New Roman"/>
                <w:sz w:val="20"/>
                <w:szCs w:val="20"/>
              </w:rPr>
            </w:pPr>
            <w:r>
              <w:rPr>
                <w:rFonts w:ascii="Times New Roman" w:hAnsi="Times New Roman" w:cs="Times New Roman"/>
                <w:color w:val="000000"/>
                <w:sz w:val="20"/>
                <w:szCs w:val="20"/>
              </w:rPr>
              <w:t xml:space="preserve">Design and implement Binary to BCD and BCD to Binary converter </w:t>
            </w:r>
          </w:p>
        </w:tc>
        <w:tc>
          <w:tcPr>
            <w:tcW w:w="567" w:type="dxa"/>
            <w:vAlign w:val="bottom"/>
          </w:tcPr>
          <w:p w14:paraId="242DAEC2">
            <w:pPr>
              <w:autoSpaceDE w:val="0"/>
              <w:autoSpaceDN w:val="0"/>
              <w:adjustRightInd w:val="0"/>
              <w:spacing w:after="0" w:line="276"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K3</w:t>
            </w:r>
          </w:p>
        </w:tc>
        <w:tc>
          <w:tcPr>
            <w:tcW w:w="567" w:type="dxa"/>
          </w:tcPr>
          <w:p w14:paraId="2B7A7140">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CO1</w:t>
            </w:r>
          </w:p>
        </w:tc>
        <w:tc>
          <w:tcPr>
            <w:tcW w:w="2409" w:type="dxa"/>
          </w:tcPr>
          <w:p w14:paraId="55E5D697">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Logisim/Simulator IIT Kharagpur</w:t>
            </w:r>
          </w:p>
        </w:tc>
        <w:tc>
          <w:tcPr>
            <w:tcW w:w="851" w:type="dxa"/>
          </w:tcPr>
          <w:p w14:paraId="0E1CEE7A">
            <w:pPr>
              <w:autoSpaceDE w:val="0"/>
              <w:autoSpaceDN w:val="0"/>
              <w:adjustRightInd w:val="0"/>
              <w:spacing w:after="0" w:line="240" w:lineRule="auto"/>
              <w:ind w:left="-107" w:right="-109"/>
              <w:jc w:val="center"/>
              <w:rPr>
                <w:rFonts w:ascii="Times New Roman" w:hAnsi="Times New Roman" w:cs="Times New Roman"/>
                <w:bCs/>
                <w:sz w:val="20"/>
                <w:szCs w:val="20"/>
              </w:rPr>
            </w:pPr>
            <w:r>
              <w:rPr>
                <w:rFonts w:ascii="Times New Roman" w:hAnsi="Times New Roman" w:cs="Times New Roman"/>
                <w:bCs/>
                <w:sz w:val="20"/>
                <w:szCs w:val="20"/>
              </w:rPr>
              <w:t>47</w:t>
            </w:r>
          </w:p>
        </w:tc>
      </w:tr>
    </w:tbl>
    <w:p w14:paraId="209369F1">
      <w:pPr>
        <w:tabs>
          <w:tab w:val="left" w:pos="6840"/>
        </w:tabs>
        <w:spacing w:after="0" w:line="240" w:lineRule="auto"/>
        <w:jc w:val="both"/>
        <w:rPr>
          <w:rFonts w:ascii="Times New Roman" w:hAnsi="Times New Roman" w:cs="Times New Roman"/>
          <w:sz w:val="20"/>
          <w:szCs w:val="20"/>
        </w:rPr>
      </w:pPr>
    </w:p>
    <w:p w14:paraId="52541738">
      <w:pPr>
        <w:tabs>
          <w:tab w:val="left" w:pos="6840"/>
        </w:tabs>
        <w:spacing w:after="0" w:line="240" w:lineRule="auto"/>
        <w:jc w:val="both"/>
        <w:rPr>
          <w:rFonts w:ascii="Times New Roman" w:hAnsi="Times New Roman" w:cs="Times New Roman"/>
          <w:sz w:val="20"/>
          <w:szCs w:val="20"/>
        </w:rPr>
      </w:pPr>
    </w:p>
    <w:p w14:paraId="7F0BA2EC">
      <w:pPr>
        <w:tabs>
          <w:tab w:val="left" w:pos="6840"/>
        </w:tabs>
        <w:spacing w:after="0" w:line="240" w:lineRule="auto"/>
        <w:jc w:val="both"/>
        <w:rPr>
          <w:rFonts w:ascii="Times New Roman" w:hAnsi="Times New Roman" w:cs="Times New Roman"/>
          <w:sz w:val="20"/>
          <w:szCs w:val="20"/>
        </w:rPr>
      </w:pPr>
    </w:p>
    <w:p w14:paraId="43B8E88D">
      <w:pPr>
        <w:autoSpaceDE w:val="0"/>
        <w:autoSpaceDN w:val="0"/>
        <w:adjustRightInd w:val="0"/>
        <w:jc w:val="both"/>
        <w:rPr>
          <w:rFonts w:ascii="Times New Roman" w:hAnsi="Times New Roman" w:cs="Times New Roman"/>
          <w:b/>
          <w:bCs/>
          <w:sz w:val="20"/>
          <w:szCs w:val="20"/>
        </w:rPr>
      </w:pPr>
      <w:r>
        <w:rPr>
          <w:rFonts w:ascii="Times New Roman" w:hAnsi="Times New Roman" w:cs="Times New Roman"/>
          <w:b/>
          <w:bCs/>
          <w:sz w:val="20"/>
          <w:szCs w:val="20"/>
        </w:rPr>
        <w:t xml:space="preserve">Signature of Faculty </w:t>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 xml:space="preserve">         Signature of HoD</w:t>
      </w:r>
    </w:p>
    <w:p w14:paraId="793AE52B">
      <w:pPr>
        <w:suppressAutoHyphens w:val="0"/>
        <w:spacing w:before="100" w:beforeAutospacing="1" w:after="100" w:afterAutospacing="1" w:line="240" w:lineRule="auto"/>
        <w:jc w:val="center"/>
        <w:rPr>
          <w:rFonts w:ascii="Arial" w:hAnsi="Arial" w:eastAsia="Times New Roman" w:cs="Arial"/>
          <w:b/>
          <w:bCs/>
          <w:color w:val="000000"/>
          <w:sz w:val="27"/>
          <w:szCs w:val="27"/>
          <w:lang w:val="en-IN" w:eastAsia="en-IN"/>
        </w:rPr>
      </w:pPr>
    </w:p>
    <w:p w14:paraId="57045CBD">
      <w:pPr>
        <w:suppressAutoHyphens w:val="0"/>
        <w:spacing w:before="100" w:beforeAutospacing="1" w:after="100" w:afterAutospacing="1" w:line="240" w:lineRule="auto"/>
        <w:jc w:val="center"/>
        <w:rPr>
          <w:rFonts w:ascii="Arial" w:hAnsi="Arial" w:eastAsia="Times New Roman" w:cs="Arial"/>
          <w:b/>
          <w:bCs/>
          <w:color w:val="000000"/>
          <w:sz w:val="27"/>
          <w:szCs w:val="27"/>
          <w:lang w:val="en-IN" w:eastAsia="en-IN"/>
        </w:rPr>
      </w:pPr>
      <w:r>
        <w:rPr>
          <w:rFonts w:ascii="Arial" w:hAnsi="Arial" w:eastAsia="Times New Roman" w:cs="Arial"/>
          <w:b/>
          <w:bCs/>
          <w:color w:val="000000"/>
          <w:sz w:val="27"/>
          <w:szCs w:val="27"/>
          <w:lang w:val="en-IN" w:eastAsia="en-IN"/>
        </w:rPr>
        <w:t>Introduction to Logisim Simulator</w:t>
      </w:r>
    </w:p>
    <w:p w14:paraId="0BAE15C9">
      <w:pPr>
        <w:suppressAutoHyphens w:val="0"/>
        <w:spacing w:before="100" w:beforeAutospacing="1" w:after="100" w:afterAutospacing="1" w:line="240" w:lineRule="auto"/>
        <w:rPr>
          <w:rFonts w:ascii="Times New Roman" w:hAnsi="Times New Roman" w:eastAsia="Times New Roman" w:cs="Times New Roman"/>
          <w:color w:val="000000"/>
          <w:sz w:val="20"/>
          <w:szCs w:val="20"/>
          <w:lang w:val="en-IN" w:eastAsia="en-IN"/>
        </w:rPr>
      </w:pPr>
    </w:p>
    <w:p w14:paraId="12EE5342">
      <w:pPr>
        <w:suppressAutoHyphens w:val="0"/>
        <w:spacing w:before="100" w:beforeAutospacing="1" w:after="100" w:afterAutospacing="1" w:line="240" w:lineRule="auto"/>
        <w:rPr>
          <w:rFonts w:ascii="Times New Roman" w:hAnsi="Times New Roman" w:cs="Times New Roman"/>
          <w:color w:val="555555"/>
          <w:sz w:val="20"/>
          <w:szCs w:val="20"/>
          <w:shd w:val="clear" w:color="auto" w:fill="FFFFFF"/>
        </w:rPr>
      </w:pPr>
      <w:r>
        <w:rPr>
          <w:rFonts w:ascii="Times New Roman" w:hAnsi="Times New Roman" w:cs="Times New Roman"/>
          <w:color w:val="555555"/>
          <w:sz w:val="20"/>
          <w:szCs w:val="20"/>
          <w:shd w:val="clear" w:color="auto" w:fill="FFFFFF"/>
        </w:rPr>
        <w:t>When learning computer architecture and logic circuits, you will need a real-world, graphical example of what you are studying. Text and diagrams only go so far. A helpful tool for designing and simulating logic circuits is </w:t>
      </w:r>
      <w:r>
        <w:rPr>
          <w:rFonts w:ascii="Times New Roman" w:hAnsi="Times New Roman" w:cs="Times New Roman"/>
          <w:b/>
          <w:bCs/>
          <w:color w:val="555555"/>
          <w:sz w:val="20"/>
          <w:szCs w:val="20"/>
          <w:shd w:val="clear" w:color="auto" w:fill="FFFFFF"/>
        </w:rPr>
        <w:t>Logisim</w:t>
      </w:r>
      <w:r>
        <w:rPr>
          <w:rFonts w:ascii="Times New Roman" w:hAnsi="Times New Roman" w:cs="Times New Roman"/>
          <w:color w:val="555555"/>
          <w:sz w:val="20"/>
          <w:szCs w:val="20"/>
          <w:shd w:val="clear" w:color="auto" w:fill="FFFFFF"/>
        </w:rPr>
        <w:t>.</w:t>
      </w:r>
    </w:p>
    <w:p w14:paraId="0DCF2F87">
      <w:pPr>
        <w:suppressAutoHyphens w:val="0"/>
        <w:spacing w:before="100" w:beforeAutospacing="1" w:after="100" w:afterAutospacing="1" w:line="240" w:lineRule="auto"/>
        <w:rPr>
          <w:rFonts w:ascii="Times New Roman" w:hAnsi="Times New Roman" w:cs="Times New Roman"/>
          <w:color w:val="555555"/>
          <w:sz w:val="20"/>
          <w:szCs w:val="20"/>
          <w:shd w:val="clear" w:color="auto" w:fill="FFFFFF"/>
        </w:rPr>
      </w:pPr>
    </w:p>
    <w:p w14:paraId="1615803F">
      <w:pPr>
        <w:suppressAutoHyphens w:val="0"/>
        <w:spacing w:before="100" w:beforeAutospacing="1" w:after="100" w:afterAutospacing="1" w:line="240" w:lineRule="auto"/>
        <w:rPr>
          <w:rFonts w:ascii="Times New Roman" w:hAnsi="Times New Roman" w:eastAsia="Times New Roman" w:cs="Times New Roman"/>
          <w:color w:val="000000"/>
          <w:sz w:val="20"/>
          <w:szCs w:val="20"/>
          <w:lang w:val="en-IN" w:eastAsia="en-IN"/>
        </w:rPr>
      </w:pPr>
      <w:r>
        <w:rPr>
          <w:rFonts w:ascii="Times New Roman" w:hAnsi="Times New Roman" w:eastAsia="Times New Roman" w:cs="Times New Roman"/>
          <w:color w:val="000000"/>
          <w:sz w:val="20"/>
          <w:szCs w:val="20"/>
          <w:lang w:val="en-IN" w:eastAsia="en-IN"/>
        </w:rPr>
        <w:t>Double click </w:t>
      </w:r>
      <w:r>
        <w:rPr>
          <w:rFonts w:ascii="Times New Roman" w:hAnsi="Times New Roman" w:eastAsia="Times New Roman" w:cs="Times New Roman"/>
          <w:b/>
          <w:bCs/>
          <w:color w:val="000000"/>
          <w:sz w:val="20"/>
          <w:szCs w:val="20"/>
          <w:lang w:val="en-IN" w:eastAsia="en-IN"/>
        </w:rPr>
        <w:t>logisim-win-2.7.1.exe</w:t>
      </w:r>
      <w:r>
        <w:rPr>
          <w:rFonts w:ascii="Times New Roman" w:hAnsi="Times New Roman" w:eastAsia="Times New Roman" w:cs="Times New Roman"/>
          <w:color w:val="000000"/>
          <w:sz w:val="20"/>
          <w:szCs w:val="20"/>
          <w:lang w:val="en-IN" w:eastAsia="en-IN"/>
        </w:rPr>
        <w:t> on your desktop to open Logisim.</w:t>
      </w:r>
      <w:r>
        <w:rPr>
          <w:rFonts w:ascii="Times New Roman" w:hAnsi="Times New Roman" w:eastAsia="Times New Roman" w:cs="Times New Roman"/>
          <w:color w:val="000000"/>
          <w:sz w:val="20"/>
          <w:szCs w:val="20"/>
          <w:lang w:val="en-IN" w:eastAsia="en-IN"/>
        </w:rPr>
        <w:br w:type="textWrapping"/>
      </w:r>
      <w:r>
        <w:rPr>
          <w:rFonts w:ascii="Times New Roman" w:hAnsi="Times New Roman" w:eastAsia="Times New Roman" w:cs="Times New Roman"/>
          <w:color w:val="000000"/>
          <w:sz w:val="20"/>
          <w:szCs w:val="20"/>
          <w:lang w:val="en-IN" w:eastAsia="en-IN"/>
        </w:rPr>
        <w:t>You would see the following screen:</w:t>
      </w:r>
    </w:p>
    <w:p w14:paraId="289178A5">
      <w:pPr>
        <w:suppressAutoHyphens w:val="0"/>
        <w:spacing w:before="100" w:beforeAutospacing="1" w:after="100" w:afterAutospacing="1" w:line="240" w:lineRule="auto"/>
        <w:rPr>
          <w:rFonts w:ascii="Times New Roman" w:hAnsi="Times New Roman" w:eastAsia="Times New Roman" w:cs="Times New Roman"/>
          <w:color w:val="000000"/>
          <w:sz w:val="20"/>
          <w:szCs w:val="20"/>
          <w:lang w:val="en-IN" w:eastAsia="en-IN"/>
        </w:rPr>
      </w:pPr>
      <w:r>
        <w:rPr>
          <w:rFonts w:ascii="Times New Roman" w:hAnsi="Times New Roman" w:eastAsia="Times New Roman" w:cs="Times New Roman"/>
          <w:color w:val="000000"/>
          <w:sz w:val="20"/>
          <w:szCs w:val="20"/>
          <w:lang w:val="en-IN" w:eastAsia="en-IN"/>
        </w:rPr>
        <w:t> </w:t>
      </w:r>
      <w:r>
        <w:rPr>
          <w:rFonts w:ascii="Times New Roman" w:hAnsi="Times New Roman" w:eastAsia="Times New Roman" w:cs="Times New Roman"/>
          <w:color w:val="000000"/>
          <w:sz w:val="20"/>
          <w:szCs w:val="20"/>
          <w:lang w:val="en-IN" w:eastAsia="en-IN"/>
        </w:rPr>
        <w:drawing>
          <wp:inline distT="0" distB="0" distL="0" distR="0">
            <wp:extent cx="6134100" cy="4074160"/>
            <wp:effectExtent l="0" t="0" r="0" b="2540"/>
            <wp:docPr id="14344" name="Picture 14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 name="Picture 1434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151766" cy="4085770"/>
                    </a:xfrm>
                    <a:prstGeom prst="rect">
                      <a:avLst/>
                    </a:prstGeom>
                    <a:noFill/>
                    <a:ln>
                      <a:noFill/>
                    </a:ln>
                  </pic:spPr>
                </pic:pic>
              </a:graphicData>
            </a:graphic>
          </wp:inline>
        </w:drawing>
      </w:r>
      <w:r>
        <w:rPr>
          <w:rFonts w:ascii="Times New Roman" w:hAnsi="Times New Roman" w:eastAsia="Times New Roman" w:cs="Times New Roman"/>
          <w:color w:val="000000"/>
          <w:sz w:val="20"/>
          <w:szCs w:val="20"/>
          <w:lang w:val="en-IN" w:eastAsia="en-IN"/>
        </w:rPr>
        <w:br w:type="textWrapping"/>
      </w:r>
    </w:p>
    <w:p w14:paraId="4EFA5CCD">
      <w:pPr>
        <w:suppressAutoHyphens w:val="0"/>
        <w:spacing w:before="100" w:beforeAutospacing="1" w:after="100" w:afterAutospacing="1" w:line="240" w:lineRule="auto"/>
        <w:rPr>
          <w:rFonts w:ascii="Times New Roman" w:hAnsi="Times New Roman" w:eastAsia="Times New Roman" w:cs="Times New Roman"/>
          <w:color w:val="000000"/>
          <w:sz w:val="20"/>
          <w:szCs w:val="20"/>
          <w:lang w:val="en-IN" w:eastAsia="en-IN"/>
        </w:rPr>
      </w:pPr>
    </w:p>
    <w:p w14:paraId="51E5A928">
      <w:pPr>
        <w:suppressAutoHyphens w:val="0"/>
        <w:spacing w:before="100" w:beforeAutospacing="1" w:after="100" w:afterAutospacing="1" w:line="240" w:lineRule="auto"/>
        <w:rPr>
          <w:rFonts w:ascii="Times New Roman" w:hAnsi="Times New Roman" w:eastAsia="Times New Roman" w:cs="Times New Roman"/>
          <w:color w:val="000000"/>
          <w:sz w:val="20"/>
          <w:szCs w:val="20"/>
          <w:lang w:val="en-IN" w:eastAsia="en-IN"/>
        </w:rPr>
      </w:pPr>
      <w:r>
        <w:rPr>
          <w:rFonts w:ascii="Times New Roman" w:hAnsi="Times New Roman" w:eastAsia="Times New Roman" w:cs="Times New Roman"/>
          <w:color w:val="000000"/>
          <w:sz w:val="20"/>
          <w:szCs w:val="20"/>
          <w:lang w:val="en-IN" w:eastAsia="en-IN"/>
        </w:rPr>
        <w:t>You are at the </w:t>
      </w:r>
      <w:r>
        <w:rPr>
          <w:rFonts w:ascii="Times New Roman" w:hAnsi="Times New Roman" w:eastAsia="Times New Roman" w:cs="Times New Roman"/>
          <w:b/>
          <w:bCs/>
          <w:color w:val="000000"/>
          <w:sz w:val="20"/>
          <w:szCs w:val="20"/>
          <w:lang w:val="en-IN" w:eastAsia="en-IN"/>
        </w:rPr>
        <w:t>main</w:t>
      </w:r>
      <w:r>
        <w:rPr>
          <w:rFonts w:ascii="Times New Roman" w:hAnsi="Times New Roman" w:eastAsia="Times New Roman" w:cs="Times New Roman"/>
          <w:color w:val="000000"/>
          <w:sz w:val="20"/>
          <w:szCs w:val="20"/>
          <w:lang w:val="en-IN" w:eastAsia="en-IN"/>
        </w:rPr>
        <w:t> circuit window by default. If you selected an AND gate for example, it has five inputs by default. But you can change the Number of Inputs. Please also remember that the Help menu contains very helpful information such as Tutorial, User's Guide, and Library Reference.</w:t>
      </w:r>
    </w:p>
    <w:p w14:paraId="72974D2D">
      <w:pPr>
        <w:suppressAutoHyphens w:val="0"/>
        <w:spacing w:before="100" w:beforeAutospacing="1" w:after="100" w:afterAutospacing="1" w:line="240" w:lineRule="auto"/>
        <w:rPr>
          <w:rFonts w:ascii="Times New Roman" w:hAnsi="Times New Roman" w:eastAsia="Times New Roman" w:cs="Times New Roman"/>
          <w:color w:val="000000"/>
          <w:sz w:val="20"/>
          <w:szCs w:val="20"/>
          <w:lang w:val="en-IN" w:eastAsia="en-IN"/>
        </w:rPr>
      </w:pPr>
      <w:r>
        <w:rPr>
          <w:rFonts w:ascii="Times New Roman" w:hAnsi="Times New Roman" w:eastAsia="Times New Roman" w:cs="Times New Roman"/>
          <w:color w:val="000000"/>
          <w:sz w:val="20"/>
          <w:szCs w:val="20"/>
          <w:lang w:val="en-IN" w:eastAsia="en-IN"/>
        </w:rPr>
        <w:t> </w:t>
      </w:r>
      <w:r>
        <w:rPr>
          <w:rFonts w:ascii="Times New Roman" w:hAnsi="Times New Roman" w:eastAsia="Times New Roman" w:cs="Times New Roman"/>
          <w:color w:val="000000"/>
          <w:sz w:val="20"/>
          <w:szCs w:val="20"/>
          <w:lang w:val="en-IN" w:eastAsia="en-IN"/>
        </w:rPr>
        <w:drawing>
          <wp:inline distT="0" distB="0" distL="0" distR="0">
            <wp:extent cx="5688965" cy="5943600"/>
            <wp:effectExtent l="0" t="0" r="6985" b="0"/>
            <wp:docPr id="14342" name="Picture 14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 name="Picture 1434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688965" cy="5943600"/>
                    </a:xfrm>
                    <a:prstGeom prst="rect">
                      <a:avLst/>
                    </a:prstGeom>
                    <a:noFill/>
                    <a:ln>
                      <a:noFill/>
                    </a:ln>
                  </pic:spPr>
                </pic:pic>
              </a:graphicData>
            </a:graphic>
          </wp:inline>
        </w:drawing>
      </w:r>
    </w:p>
    <w:p w14:paraId="6C9BA5CE">
      <w:pPr>
        <w:suppressAutoHyphens w:val="0"/>
        <w:spacing w:before="100" w:beforeAutospacing="1" w:after="100" w:afterAutospacing="1" w:line="240" w:lineRule="auto"/>
        <w:rPr>
          <w:rFonts w:ascii="Times New Roman" w:hAnsi="Times New Roman" w:eastAsia="Times New Roman" w:cs="Times New Roman"/>
          <w:color w:val="000000"/>
          <w:sz w:val="20"/>
          <w:szCs w:val="20"/>
          <w:lang w:val="en-IN" w:eastAsia="en-IN"/>
        </w:rPr>
      </w:pPr>
    </w:p>
    <w:p w14:paraId="425B1837">
      <w:pPr>
        <w:suppressAutoHyphens w:val="0"/>
        <w:spacing w:before="100" w:beforeAutospacing="1" w:after="100" w:afterAutospacing="1" w:line="240" w:lineRule="auto"/>
        <w:rPr>
          <w:rFonts w:ascii="Times New Roman" w:hAnsi="Times New Roman" w:eastAsia="Times New Roman" w:cs="Times New Roman"/>
          <w:color w:val="000000"/>
          <w:sz w:val="20"/>
          <w:szCs w:val="20"/>
          <w:lang w:val="en-IN" w:eastAsia="en-IN"/>
        </w:rPr>
      </w:pPr>
    </w:p>
    <w:p w14:paraId="3178BBE6">
      <w:pPr>
        <w:suppressAutoHyphens w:val="0"/>
        <w:spacing w:before="100" w:beforeAutospacing="1" w:after="100" w:afterAutospacing="1" w:line="240" w:lineRule="auto"/>
        <w:rPr>
          <w:rFonts w:ascii="Times New Roman" w:hAnsi="Times New Roman" w:eastAsia="Times New Roman" w:cs="Times New Roman"/>
          <w:color w:val="000000"/>
          <w:sz w:val="20"/>
          <w:szCs w:val="20"/>
          <w:lang w:val="en-IN" w:eastAsia="en-IN"/>
        </w:rPr>
      </w:pPr>
      <w:r>
        <w:rPr>
          <w:rFonts w:ascii="Times New Roman" w:hAnsi="Times New Roman" w:eastAsia="Times New Roman" w:cs="Times New Roman"/>
          <w:color w:val="000000"/>
          <w:sz w:val="20"/>
          <w:szCs w:val="20"/>
          <w:lang w:val="en-IN" w:eastAsia="en-IN"/>
        </w:rPr>
        <w:t>You can select gates and input/output devices and make connections to make circuits. You can save your project from the </w:t>
      </w:r>
      <w:r>
        <w:rPr>
          <w:rFonts w:ascii="Times New Roman" w:hAnsi="Times New Roman" w:eastAsia="Times New Roman" w:cs="Times New Roman"/>
          <w:b/>
          <w:bCs/>
          <w:color w:val="000000"/>
          <w:sz w:val="20"/>
          <w:szCs w:val="20"/>
          <w:lang w:val="en-IN" w:eastAsia="en-IN"/>
        </w:rPr>
        <w:t>File</w:t>
      </w:r>
      <w:r>
        <w:rPr>
          <w:rFonts w:ascii="Times New Roman" w:hAnsi="Times New Roman" w:eastAsia="Times New Roman" w:cs="Times New Roman"/>
          <w:color w:val="000000"/>
          <w:sz w:val="20"/>
          <w:szCs w:val="20"/>
          <w:lang w:val="en-IN" w:eastAsia="en-IN"/>
        </w:rPr>
        <w:t> menu and select </w:t>
      </w:r>
      <w:r>
        <w:rPr>
          <w:rFonts w:ascii="Times New Roman" w:hAnsi="Times New Roman" w:eastAsia="Times New Roman" w:cs="Times New Roman"/>
          <w:b/>
          <w:bCs/>
          <w:color w:val="000000"/>
          <w:sz w:val="20"/>
          <w:szCs w:val="20"/>
          <w:lang w:val="en-IN" w:eastAsia="en-IN"/>
        </w:rPr>
        <w:t>Save As</w:t>
      </w:r>
      <w:r>
        <w:rPr>
          <w:rFonts w:ascii="Times New Roman" w:hAnsi="Times New Roman" w:eastAsia="Times New Roman" w:cs="Times New Roman"/>
          <w:color w:val="000000"/>
          <w:sz w:val="20"/>
          <w:szCs w:val="20"/>
          <w:lang w:val="en-IN" w:eastAsia="en-IN"/>
        </w:rPr>
        <w:t>, </w:t>
      </w:r>
      <w:r>
        <w:rPr>
          <w:rFonts w:ascii="Times New Roman" w:hAnsi="Times New Roman" w:eastAsia="Times New Roman" w:cs="Times New Roman"/>
          <w:b/>
          <w:bCs/>
          <w:color w:val="000000"/>
          <w:sz w:val="20"/>
          <w:szCs w:val="20"/>
          <w:lang w:val="en-IN" w:eastAsia="en-IN"/>
        </w:rPr>
        <w:t>test1</w:t>
      </w:r>
      <w:r>
        <w:rPr>
          <w:rFonts w:ascii="Times New Roman" w:hAnsi="Times New Roman" w:eastAsia="Times New Roman" w:cs="Times New Roman"/>
          <w:color w:val="000000"/>
          <w:sz w:val="20"/>
          <w:szCs w:val="20"/>
          <w:lang w:val="en-IN" w:eastAsia="en-IN"/>
        </w:rPr>
        <w:t> here for example. You can also add new circuits to the project </w:t>
      </w:r>
      <w:r>
        <w:rPr>
          <w:rFonts w:ascii="Times New Roman" w:hAnsi="Times New Roman" w:eastAsia="Times New Roman" w:cs="Times New Roman"/>
          <w:b/>
          <w:bCs/>
          <w:color w:val="000000"/>
          <w:sz w:val="20"/>
          <w:szCs w:val="20"/>
          <w:lang w:val="en-IN" w:eastAsia="en-IN"/>
        </w:rPr>
        <w:t>test1</w:t>
      </w:r>
      <w:r>
        <w:rPr>
          <w:rFonts w:ascii="Times New Roman" w:hAnsi="Times New Roman" w:eastAsia="Times New Roman" w:cs="Times New Roman"/>
          <w:color w:val="000000"/>
          <w:sz w:val="20"/>
          <w:szCs w:val="20"/>
          <w:lang w:val="en-IN" w:eastAsia="en-IN"/>
        </w:rPr>
        <w:t> by clicking on the PLUS Sign </w:t>
      </w:r>
      <w:r>
        <w:rPr>
          <w:rFonts w:ascii="Times New Roman" w:hAnsi="Times New Roman" w:eastAsia="Times New Roman" w:cs="Times New Roman"/>
          <w:b/>
          <w:bCs/>
          <w:color w:val="000000"/>
          <w:sz w:val="20"/>
          <w:szCs w:val="20"/>
          <w:lang w:val="en-IN" w:eastAsia="en-IN"/>
        </w:rPr>
        <w:t>+</w:t>
      </w:r>
      <w:r>
        <w:rPr>
          <w:rFonts w:ascii="Times New Roman" w:hAnsi="Times New Roman" w:eastAsia="Times New Roman" w:cs="Times New Roman"/>
          <w:color w:val="000000"/>
          <w:sz w:val="20"/>
          <w:szCs w:val="20"/>
          <w:lang w:val="en-IN" w:eastAsia="en-IN"/>
        </w:rPr>
        <w:t>. Double click on a circuit name will open it. One click on a circuit name will have the device symbol stick on your mouse so that you could put it somewhere in the circuit window as a device by a click.</w:t>
      </w:r>
    </w:p>
    <w:p w14:paraId="7FCD2677">
      <w:pPr>
        <w:suppressAutoHyphens w:val="0"/>
        <w:spacing w:before="100" w:beforeAutospacing="1" w:after="100" w:afterAutospacing="1" w:line="240" w:lineRule="auto"/>
        <w:rPr>
          <w:rFonts w:ascii="Times New Roman" w:hAnsi="Times New Roman" w:eastAsia="Times New Roman" w:cs="Times New Roman"/>
          <w:color w:val="000000"/>
          <w:sz w:val="20"/>
          <w:szCs w:val="20"/>
          <w:lang w:val="en-IN" w:eastAsia="en-IN"/>
        </w:rPr>
      </w:pPr>
      <w:r>
        <w:rPr>
          <w:rFonts w:ascii="Times New Roman" w:hAnsi="Times New Roman" w:eastAsia="Times New Roman" w:cs="Times New Roman"/>
          <w:color w:val="000000"/>
          <w:sz w:val="20"/>
          <w:szCs w:val="20"/>
          <w:lang w:val="en-IN" w:eastAsia="en-IN"/>
        </w:rPr>
        <w:t> </w:t>
      </w:r>
      <w:r>
        <w:rPr>
          <w:rFonts w:ascii="Times New Roman" w:hAnsi="Times New Roman" w:eastAsia="Times New Roman" w:cs="Times New Roman"/>
          <w:color w:val="000000"/>
          <w:sz w:val="20"/>
          <w:szCs w:val="20"/>
          <w:lang w:val="en-IN" w:eastAsia="en-IN"/>
        </w:rPr>
        <w:drawing>
          <wp:inline distT="0" distB="0" distL="0" distR="0">
            <wp:extent cx="5943600" cy="4689475"/>
            <wp:effectExtent l="0" t="0" r="0" b="0"/>
            <wp:docPr id="14338" name="Picture 1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 name="Picture 143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943600" cy="4689475"/>
                    </a:xfrm>
                    <a:prstGeom prst="rect">
                      <a:avLst/>
                    </a:prstGeom>
                    <a:noFill/>
                    <a:ln>
                      <a:noFill/>
                    </a:ln>
                  </pic:spPr>
                </pic:pic>
              </a:graphicData>
            </a:graphic>
          </wp:inline>
        </w:drawing>
      </w:r>
    </w:p>
    <w:p w14:paraId="53DCAFB6">
      <w:pPr>
        <w:suppressAutoHyphens w:val="0"/>
        <w:spacing w:before="100" w:beforeAutospacing="1" w:after="100" w:afterAutospacing="1" w:line="240" w:lineRule="auto"/>
        <w:rPr>
          <w:rFonts w:ascii="Times New Roman" w:hAnsi="Times New Roman" w:eastAsia="Times New Roman" w:cs="Times New Roman"/>
          <w:color w:val="000000"/>
          <w:sz w:val="20"/>
          <w:szCs w:val="20"/>
          <w:lang w:val="en-IN" w:eastAsia="en-IN"/>
        </w:rPr>
      </w:pPr>
    </w:p>
    <w:p w14:paraId="7C49A11B">
      <w:pPr>
        <w:suppressAutoHyphens w:val="0"/>
        <w:spacing w:before="100" w:beforeAutospacing="1" w:after="100" w:afterAutospacing="1" w:line="240" w:lineRule="auto"/>
        <w:rPr>
          <w:rFonts w:ascii="Times New Roman" w:hAnsi="Times New Roman" w:eastAsia="Times New Roman" w:cs="Times New Roman"/>
          <w:color w:val="000000"/>
          <w:sz w:val="20"/>
          <w:szCs w:val="20"/>
          <w:lang w:val="en-IN" w:eastAsia="en-IN"/>
        </w:rPr>
      </w:pPr>
      <w:r>
        <w:rPr>
          <w:rFonts w:ascii="Times New Roman" w:hAnsi="Times New Roman" w:eastAsia="Times New Roman" w:cs="Times New Roman"/>
          <w:color w:val="000000"/>
          <w:sz w:val="20"/>
          <w:szCs w:val="20"/>
          <w:lang w:val="en-IN" w:eastAsia="en-IN"/>
        </w:rPr>
        <w:t>When you get a circuit done, you can test it by changing the input values and see the output values. You can also see the auto generated truth table from the </w:t>
      </w:r>
      <w:r>
        <w:rPr>
          <w:rFonts w:ascii="Times New Roman" w:hAnsi="Times New Roman" w:eastAsia="Times New Roman" w:cs="Times New Roman"/>
          <w:b/>
          <w:bCs/>
          <w:color w:val="000000"/>
          <w:sz w:val="20"/>
          <w:szCs w:val="20"/>
          <w:lang w:val="en-IN" w:eastAsia="en-IN"/>
        </w:rPr>
        <w:t>Project</w:t>
      </w:r>
      <w:r>
        <w:rPr>
          <w:rFonts w:ascii="Times New Roman" w:hAnsi="Times New Roman" w:eastAsia="Times New Roman" w:cs="Times New Roman"/>
          <w:color w:val="000000"/>
          <w:sz w:val="20"/>
          <w:szCs w:val="20"/>
          <w:lang w:val="en-IN" w:eastAsia="en-IN"/>
        </w:rPr>
        <w:t> menu and select </w:t>
      </w:r>
      <w:r>
        <w:rPr>
          <w:rFonts w:ascii="Times New Roman" w:hAnsi="Times New Roman" w:eastAsia="Times New Roman" w:cs="Times New Roman"/>
          <w:b/>
          <w:bCs/>
          <w:color w:val="000000"/>
          <w:sz w:val="20"/>
          <w:szCs w:val="20"/>
          <w:lang w:val="en-IN" w:eastAsia="en-IN"/>
        </w:rPr>
        <w:t>Analyse Circuit</w:t>
      </w:r>
      <w:r>
        <w:rPr>
          <w:rFonts w:ascii="Times New Roman" w:hAnsi="Times New Roman" w:eastAsia="Times New Roman" w:cs="Times New Roman"/>
          <w:color w:val="000000"/>
          <w:sz w:val="20"/>
          <w:szCs w:val="20"/>
          <w:lang w:val="en-IN" w:eastAsia="en-IN"/>
        </w:rPr>
        <w:t> and then select </w:t>
      </w:r>
      <w:r>
        <w:rPr>
          <w:rFonts w:ascii="Times New Roman" w:hAnsi="Times New Roman" w:eastAsia="Times New Roman" w:cs="Times New Roman"/>
          <w:b/>
          <w:bCs/>
          <w:color w:val="000000"/>
          <w:sz w:val="20"/>
          <w:szCs w:val="20"/>
          <w:lang w:val="en-IN" w:eastAsia="en-IN"/>
        </w:rPr>
        <w:t>Table</w:t>
      </w:r>
      <w:r>
        <w:rPr>
          <w:rFonts w:ascii="Times New Roman" w:hAnsi="Times New Roman" w:eastAsia="Times New Roman" w:cs="Times New Roman"/>
          <w:color w:val="000000"/>
          <w:sz w:val="20"/>
          <w:szCs w:val="20"/>
          <w:lang w:val="en-IN" w:eastAsia="en-IN"/>
        </w:rPr>
        <w:t>.</w:t>
      </w:r>
    </w:p>
    <w:p w14:paraId="2FB68F02">
      <w:pPr>
        <w:suppressAutoHyphens w:val="0"/>
        <w:spacing w:before="100" w:beforeAutospacing="1" w:after="100" w:afterAutospacing="1" w:line="240" w:lineRule="auto"/>
        <w:rPr>
          <w:rFonts w:ascii="Times New Roman" w:hAnsi="Times New Roman" w:eastAsia="Times New Roman" w:cs="Times New Roman"/>
          <w:color w:val="000000"/>
          <w:sz w:val="20"/>
          <w:szCs w:val="20"/>
          <w:lang w:val="en-IN" w:eastAsia="en-IN"/>
        </w:rPr>
      </w:pPr>
      <w:r>
        <w:rPr>
          <w:rFonts w:ascii="Times New Roman" w:hAnsi="Times New Roman" w:eastAsia="Times New Roman" w:cs="Times New Roman"/>
          <w:color w:val="000000"/>
          <w:sz w:val="20"/>
          <w:szCs w:val="20"/>
          <w:lang w:val="en-IN" w:eastAsia="en-IN"/>
        </w:rPr>
        <w:t> </w:t>
      </w:r>
      <w:r>
        <w:rPr>
          <w:rFonts w:ascii="Times New Roman" w:hAnsi="Times New Roman" w:eastAsia="Times New Roman" w:cs="Times New Roman"/>
          <w:color w:val="000000"/>
          <w:sz w:val="20"/>
          <w:szCs w:val="20"/>
          <w:lang w:val="en-IN" w:eastAsia="en-IN"/>
        </w:rPr>
        <w:drawing>
          <wp:inline distT="0" distB="0" distL="0" distR="0">
            <wp:extent cx="5943600" cy="3939540"/>
            <wp:effectExtent l="0" t="0" r="0" b="3810"/>
            <wp:docPr id="14336" name="Picture 14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 name="Picture 143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943600" cy="3939540"/>
                    </a:xfrm>
                    <a:prstGeom prst="rect">
                      <a:avLst/>
                    </a:prstGeom>
                    <a:noFill/>
                    <a:ln>
                      <a:noFill/>
                    </a:ln>
                  </pic:spPr>
                </pic:pic>
              </a:graphicData>
            </a:graphic>
          </wp:inline>
        </w:drawing>
      </w:r>
    </w:p>
    <w:p w14:paraId="0998FF7F">
      <w:pPr>
        <w:suppressAutoHyphens w:val="0"/>
        <w:spacing w:before="100" w:beforeAutospacing="1" w:after="100" w:afterAutospacing="1" w:line="240" w:lineRule="auto"/>
        <w:rPr>
          <w:rFonts w:ascii="Times New Roman" w:hAnsi="Times New Roman" w:eastAsia="Times New Roman" w:cs="Times New Roman"/>
          <w:color w:val="000000"/>
          <w:sz w:val="20"/>
          <w:szCs w:val="20"/>
          <w:lang w:val="en-IN" w:eastAsia="en-IN"/>
        </w:rPr>
      </w:pPr>
      <w:r>
        <w:rPr>
          <w:rFonts w:ascii="Times New Roman" w:hAnsi="Times New Roman" w:eastAsia="Times New Roman" w:cs="Times New Roman"/>
          <w:color w:val="000000"/>
          <w:sz w:val="20"/>
          <w:szCs w:val="20"/>
          <w:lang w:val="en-IN" w:eastAsia="en-IN"/>
        </w:rPr>
        <w:t> </w:t>
      </w:r>
      <w:r>
        <w:rPr>
          <w:rFonts w:ascii="Times New Roman" w:hAnsi="Times New Roman" w:eastAsia="Times New Roman" w:cs="Times New Roman"/>
          <w:color w:val="000000"/>
          <w:sz w:val="20"/>
          <w:szCs w:val="20"/>
          <w:lang w:val="en-IN" w:eastAsia="en-IN"/>
        </w:rPr>
        <w:drawing>
          <wp:inline distT="0" distB="0" distL="0" distR="0">
            <wp:extent cx="5839460" cy="3830955"/>
            <wp:effectExtent l="0" t="0" r="889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839460" cy="3830955"/>
                    </a:xfrm>
                    <a:prstGeom prst="rect">
                      <a:avLst/>
                    </a:prstGeom>
                    <a:noFill/>
                    <a:ln>
                      <a:noFill/>
                    </a:ln>
                  </pic:spPr>
                </pic:pic>
              </a:graphicData>
            </a:graphic>
          </wp:inline>
        </w:drawing>
      </w:r>
    </w:p>
    <w:p w14:paraId="41278E80">
      <w:pPr>
        <w:suppressAutoHyphens w:val="0"/>
        <w:spacing w:before="100" w:beforeAutospacing="1" w:after="100" w:afterAutospacing="1" w:line="240" w:lineRule="auto"/>
        <w:jc w:val="center"/>
        <w:rPr>
          <w:rFonts w:ascii="Arial" w:hAnsi="Arial" w:eastAsia="Times New Roman" w:cs="Arial"/>
          <w:b/>
          <w:bCs/>
          <w:color w:val="000000"/>
          <w:sz w:val="27"/>
          <w:szCs w:val="27"/>
          <w:lang w:val="en-IN" w:eastAsia="en-IN"/>
        </w:rPr>
      </w:pPr>
      <w:r>
        <w:rPr>
          <w:rFonts w:ascii="Arial" w:hAnsi="Arial" w:eastAsia="Times New Roman" w:cs="Arial"/>
          <w:b/>
          <w:bCs/>
          <w:color w:val="000000"/>
          <w:sz w:val="27"/>
          <w:szCs w:val="27"/>
          <w:lang w:val="en-IN" w:eastAsia="en-IN"/>
        </w:rPr>
        <w:t>Introduction to IIT Kharagpur Simulator</w:t>
      </w:r>
    </w:p>
    <w:p w14:paraId="59E08036">
      <w:pPr>
        <w:spacing w:after="0"/>
        <w:rPr>
          <w:rFonts w:ascii="Times New Roman" w:hAnsi="Times New Roman" w:cs="Times New Roman"/>
          <w:sz w:val="20"/>
          <w:szCs w:val="20"/>
        </w:rPr>
      </w:pPr>
      <w:r>
        <w:rPr>
          <w:rFonts w:ascii="Times New Roman" w:hAnsi="Times New Roman" w:cs="Times New Roman"/>
          <w:sz w:val="20"/>
          <w:szCs w:val="20"/>
        </w:rPr>
        <w:t>This simulator provides an interactive environment for creating and conducting simulated experiments on computer organization and architecture. It supports gate level design to CPU design.</w:t>
      </w:r>
    </w:p>
    <w:p w14:paraId="5F948C88">
      <w:pPr>
        <w:spacing w:after="0"/>
        <w:jc w:val="center"/>
        <w:rPr>
          <w:rFonts w:ascii="Times New Roman" w:hAnsi="Times New Roman" w:cs="Times New Roman"/>
          <w:sz w:val="20"/>
          <w:szCs w:val="20"/>
        </w:rPr>
      </w:pPr>
      <w:r>
        <w:rPr>
          <w:rFonts w:ascii="Times New Roman" w:hAnsi="Times New Roman" w:cs="Times New Roman"/>
          <w:sz w:val="20"/>
          <w:szCs w:val="20"/>
        </w:rPr>
        <w:drawing>
          <wp:inline distT="0" distB="0" distL="0" distR="0">
            <wp:extent cx="5943600" cy="3940810"/>
            <wp:effectExtent l="0" t="0" r="0" b="2540"/>
            <wp:docPr id="14345" name="Picture 14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 name="Picture 14345"/>
                    <pic:cNvPicPr>
                      <a:picLocks noChangeAspect="1"/>
                    </pic:cNvPicPr>
                  </pic:nvPicPr>
                  <pic:blipFill>
                    <a:blip r:embed="rId14"/>
                    <a:stretch>
                      <a:fillRect/>
                    </a:stretch>
                  </pic:blipFill>
                  <pic:spPr>
                    <a:xfrm>
                      <a:off x="0" y="0"/>
                      <a:ext cx="5943600" cy="3940810"/>
                    </a:xfrm>
                    <a:prstGeom prst="rect">
                      <a:avLst/>
                    </a:prstGeom>
                  </pic:spPr>
                </pic:pic>
              </a:graphicData>
            </a:graphic>
          </wp:inline>
        </w:drawing>
      </w:r>
    </w:p>
    <w:p w14:paraId="7802B225">
      <w:pPr>
        <w:spacing w:after="0"/>
        <w:jc w:val="center"/>
        <w:rPr>
          <w:rFonts w:ascii="Times New Roman" w:hAnsi="Times New Roman" w:cs="Times New Roman"/>
          <w:sz w:val="20"/>
          <w:szCs w:val="20"/>
        </w:rPr>
      </w:pPr>
    </w:p>
    <w:p w14:paraId="5B0589B9">
      <w:pPr>
        <w:spacing w:after="0"/>
        <w:rPr>
          <w:rFonts w:ascii="Times New Roman" w:hAnsi="Times New Roman" w:cs="Times New Roman"/>
          <w:sz w:val="20"/>
          <w:szCs w:val="20"/>
        </w:rPr>
      </w:pPr>
      <w:r>
        <w:rPr>
          <w:rFonts w:ascii="Times New Roman" w:hAnsi="Times New Roman" w:cs="Times New Roman"/>
          <w:sz w:val="20"/>
          <w:szCs w:val="20"/>
        </w:rPr>
        <w:t>Features of the simulator: The main features of the simulators are as follows: Logic: The simulator supports 5 valued logics. So, the simulator supports wired AND for bus based design. These 5 states along with their corresponding wire values are as follows:</w:t>
      </w:r>
    </w:p>
    <w:p w14:paraId="465D3087">
      <w:pPr>
        <w:spacing w:after="0"/>
        <w:rPr>
          <w:rFonts w:ascii="Times New Roman" w:hAnsi="Times New Roman" w:cs="Times New Roman"/>
          <w:sz w:val="20"/>
          <w:szCs w:val="20"/>
        </w:rPr>
      </w:pPr>
      <w:r>
        <w:rPr>
          <w:rFonts w:ascii="Times New Roman" w:hAnsi="Times New Roman" w:cs="Times New Roman"/>
          <w:sz w:val="20"/>
          <w:szCs w:val="20"/>
        </w:rPr>
        <w:t xml:space="preserve"> • True (T) (wire color: blue) </w:t>
      </w:r>
    </w:p>
    <w:p w14:paraId="39D42EA3">
      <w:pPr>
        <w:spacing w:after="0"/>
        <w:rPr>
          <w:rFonts w:ascii="Times New Roman" w:hAnsi="Times New Roman" w:cs="Times New Roman"/>
          <w:sz w:val="20"/>
          <w:szCs w:val="20"/>
        </w:rPr>
      </w:pPr>
      <w:r>
        <w:rPr>
          <w:rFonts w:ascii="Times New Roman" w:hAnsi="Times New Roman" w:cs="Times New Roman"/>
          <w:sz w:val="20"/>
          <w:szCs w:val="20"/>
        </w:rPr>
        <w:t>• False (F) (wire color: black)</w:t>
      </w:r>
    </w:p>
    <w:p w14:paraId="5FC3215E">
      <w:pPr>
        <w:spacing w:after="0"/>
        <w:rPr>
          <w:rFonts w:ascii="Times New Roman" w:hAnsi="Times New Roman" w:cs="Times New Roman"/>
          <w:sz w:val="20"/>
          <w:szCs w:val="20"/>
        </w:rPr>
      </w:pPr>
      <w:r>
        <w:rPr>
          <w:rFonts w:ascii="Times New Roman" w:hAnsi="Times New Roman" w:cs="Times New Roman"/>
          <w:sz w:val="20"/>
          <w:szCs w:val="20"/>
        </w:rPr>
        <w:t xml:space="preserve"> • High impedance (Z) (wire color: green) </w:t>
      </w:r>
    </w:p>
    <w:p w14:paraId="53496919">
      <w:pPr>
        <w:spacing w:after="0"/>
        <w:rPr>
          <w:rFonts w:ascii="Times New Roman" w:hAnsi="Times New Roman" w:cs="Times New Roman"/>
          <w:sz w:val="20"/>
          <w:szCs w:val="20"/>
        </w:rPr>
      </w:pPr>
      <w:r>
        <w:rPr>
          <w:rFonts w:ascii="Times New Roman" w:hAnsi="Times New Roman" w:cs="Times New Roman"/>
          <w:sz w:val="20"/>
          <w:szCs w:val="20"/>
        </w:rPr>
        <w:t xml:space="preserve">• Unknown (X) (wire color: maroon) </w:t>
      </w:r>
    </w:p>
    <w:p w14:paraId="34BBA755">
      <w:pPr>
        <w:spacing w:after="0"/>
        <w:rPr>
          <w:rFonts w:ascii="Times New Roman" w:hAnsi="Times New Roman" w:cs="Times New Roman"/>
          <w:sz w:val="20"/>
          <w:szCs w:val="20"/>
        </w:rPr>
      </w:pPr>
      <w:r>
        <w:rPr>
          <w:rFonts w:ascii="Times New Roman" w:hAnsi="Times New Roman" w:cs="Times New Roman"/>
          <w:sz w:val="20"/>
          <w:szCs w:val="20"/>
        </w:rPr>
        <w:t>• Invalid (I) (wire color: orange)</w:t>
      </w:r>
    </w:p>
    <w:p w14:paraId="2F91AFC5">
      <w:pPr>
        <w:spacing w:after="0"/>
        <w:rPr>
          <w:rFonts w:ascii="Times New Roman" w:hAnsi="Times New Roman" w:cs="Times New Roman"/>
          <w:sz w:val="20"/>
          <w:szCs w:val="20"/>
        </w:rPr>
      </w:pPr>
      <w:r>
        <w:rPr>
          <w:rFonts w:ascii="Times New Roman" w:hAnsi="Times New Roman" w:cs="Times New Roman"/>
          <w:sz w:val="20"/>
          <w:szCs w:val="20"/>
        </w:rPr>
        <w:drawing>
          <wp:inline distT="0" distB="0" distL="0" distR="0">
            <wp:extent cx="5943600" cy="3344545"/>
            <wp:effectExtent l="0" t="0" r="0" b="8255"/>
            <wp:docPr id="14346" name="Picture 14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 name="Picture 14346"/>
                    <pic:cNvPicPr>
                      <a:picLocks noChangeAspect="1"/>
                    </pic:cNvPicPr>
                  </pic:nvPicPr>
                  <pic:blipFill>
                    <a:blip r:embed="rId15"/>
                    <a:stretch>
                      <a:fillRect/>
                    </a:stretch>
                  </pic:blipFill>
                  <pic:spPr>
                    <a:xfrm>
                      <a:off x="0" y="0"/>
                      <a:ext cx="5943600" cy="3344545"/>
                    </a:xfrm>
                    <a:prstGeom prst="rect">
                      <a:avLst/>
                    </a:prstGeom>
                  </pic:spPr>
                </pic:pic>
              </a:graphicData>
            </a:graphic>
          </wp:inline>
        </w:drawing>
      </w:r>
    </w:p>
    <w:p w14:paraId="3B46A9FC">
      <w:pPr>
        <w:spacing w:after="0"/>
        <w:jc w:val="center"/>
        <w:rPr>
          <w:rFonts w:ascii="Times New Roman" w:hAnsi="Times New Roman" w:cs="Times New Roman"/>
          <w:b/>
          <w:color w:val="000000" w:themeColor="text1"/>
          <w:sz w:val="20"/>
          <w:szCs w:val="20"/>
          <w:u w:val="single"/>
          <w14:textFill>
            <w14:solidFill>
              <w14:schemeClr w14:val="tx1"/>
            </w14:solidFill>
          </w14:textFill>
        </w:rPr>
      </w:pPr>
    </w:p>
    <w:p w14:paraId="6E5EF0AF">
      <w:pPr>
        <w:spacing w:after="0"/>
        <w:jc w:val="center"/>
        <w:rPr>
          <w:rFonts w:ascii="Times New Roman" w:hAnsi="Times New Roman" w:cs="Times New Roman"/>
          <w:b/>
          <w:color w:val="000000" w:themeColor="text1"/>
          <w:sz w:val="20"/>
          <w:szCs w:val="20"/>
          <w:u w:val="single"/>
          <w14:textFill>
            <w14:solidFill>
              <w14:schemeClr w14:val="tx1"/>
            </w14:solidFill>
          </w14:textFill>
        </w:rPr>
      </w:pPr>
      <w:r>
        <w:rPr>
          <w:rFonts w:ascii="Times New Roman" w:hAnsi="Times New Roman" w:cs="Times New Roman"/>
          <w:b/>
          <w:color w:val="000000" w:themeColor="text1"/>
          <w:sz w:val="20"/>
          <w:szCs w:val="20"/>
          <w:u w:val="single"/>
          <w14:textFill>
            <w14:solidFill>
              <w14:schemeClr w14:val="tx1"/>
            </w14:solidFill>
          </w14:textFill>
        </w:rPr>
        <w:drawing>
          <wp:inline distT="0" distB="0" distL="0" distR="0">
            <wp:extent cx="5943600" cy="2894965"/>
            <wp:effectExtent l="0" t="0" r="0" b="635"/>
            <wp:docPr id="14347" name="Picture 14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 name="Picture 14347"/>
                    <pic:cNvPicPr>
                      <a:picLocks noChangeAspect="1"/>
                    </pic:cNvPicPr>
                  </pic:nvPicPr>
                  <pic:blipFill>
                    <a:blip r:embed="rId16"/>
                    <a:stretch>
                      <a:fillRect/>
                    </a:stretch>
                  </pic:blipFill>
                  <pic:spPr>
                    <a:xfrm>
                      <a:off x="0" y="0"/>
                      <a:ext cx="5943600" cy="2894965"/>
                    </a:xfrm>
                    <a:prstGeom prst="rect">
                      <a:avLst/>
                    </a:prstGeom>
                  </pic:spPr>
                </pic:pic>
              </a:graphicData>
            </a:graphic>
          </wp:inline>
        </w:drawing>
      </w:r>
    </w:p>
    <w:p w14:paraId="1958D787">
      <w:pPr>
        <w:spacing w:after="0"/>
        <w:jc w:val="center"/>
        <w:rPr>
          <w:rFonts w:ascii="Times New Roman" w:hAnsi="Times New Roman" w:cs="Times New Roman"/>
          <w:b/>
          <w:color w:val="000000" w:themeColor="text1"/>
          <w:sz w:val="20"/>
          <w:szCs w:val="20"/>
          <w:u w:val="single"/>
          <w14:textFill>
            <w14:solidFill>
              <w14:schemeClr w14:val="tx1"/>
            </w14:solidFill>
          </w14:textFill>
        </w:rPr>
      </w:pPr>
    </w:p>
    <w:p w14:paraId="410F17AB">
      <w:pPr>
        <w:spacing w:after="0"/>
        <w:jc w:val="center"/>
        <w:rPr>
          <w:rFonts w:ascii="Times New Roman" w:hAnsi="Times New Roman" w:cs="Times New Roman"/>
          <w:b/>
          <w:color w:val="000000" w:themeColor="text1"/>
          <w:sz w:val="20"/>
          <w:szCs w:val="20"/>
          <w:u w:val="single"/>
          <w14:textFill>
            <w14:solidFill>
              <w14:schemeClr w14:val="tx1"/>
            </w14:solidFill>
          </w14:textFill>
        </w:rPr>
      </w:pPr>
    </w:p>
    <w:p w14:paraId="0F85A679">
      <w:pPr>
        <w:spacing w:after="0"/>
        <w:jc w:val="center"/>
        <w:rPr>
          <w:rFonts w:ascii="Times New Roman" w:hAnsi="Times New Roman" w:cs="Times New Roman"/>
          <w:b/>
          <w:color w:val="000000" w:themeColor="text1"/>
          <w:sz w:val="20"/>
          <w:szCs w:val="20"/>
          <w:u w:val="single"/>
          <w14:textFill>
            <w14:solidFill>
              <w14:schemeClr w14:val="tx1"/>
            </w14:solidFill>
          </w14:textFill>
        </w:rPr>
      </w:pPr>
    </w:p>
    <w:p w14:paraId="3EBCA760">
      <w:pPr>
        <w:spacing w:after="0"/>
        <w:jc w:val="center"/>
        <w:rPr>
          <w:rFonts w:ascii="Times New Roman" w:hAnsi="Times New Roman" w:cs="Times New Roman"/>
          <w:b/>
          <w:color w:val="000000" w:themeColor="text1"/>
          <w:sz w:val="20"/>
          <w:szCs w:val="20"/>
          <w:u w:val="single"/>
          <w14:textFill>
            <w14:solidFill>
              <w14:schemeClr w14:val="tx1"/>
            </w14:solidFill>
          </w14:textFill>
        </w:rPr>
      </w:pPr>
    </w:p>
    <w:p w14:paraId="21426A73">
      <w:pPr>
        <w:spacing w:after="0"/>
        <w:jc w:val="center"/>
        <w:rPr>
          <w:rFonts w:ascii="Times New Roman" w:hAnsi="Times New Roman" w:cs="Times New Roman"/>
          <w:b/>
          <w:color w:val="000000" w:themeColor="text1"/>
          <w:sz w:val="20"/>
          <w:szCs w:val="20"/>
          <w:u w:val="single"/>
          <w14:textFill>
            <w14:solidFill>
              <w14:schemeClr w14:val="tx1"/>
            </w14:solidFill>
          </w14:textFill>
        </w:rPr>
      </w:pPr>
    </w:p>
    <w:p w14:paraId="22339826">
      <w:pPr>
        <w:spacing w:after="0"/>
        <w:jc w:val="center"/>
        <w:rPr>
          <w:rFonts w:ascii="Times New Roman" w:hAnsi="Times New Roman" w:cs="Times New Roman"/>
          <w:b/>
          <w:color w:val="000000" w:themeColor="text1"/>
          <w:sz w:val="20"/>
          <w:szCs w:val="20"/>
          <w:u w:val="single"/>
          <w14:textFill>
            <w14:solidFill>
              <w14:schemeClr w14:val="tx1"/>
            </w14:solidFill>
          </w14:textFill>
        </w:rPr>
      </w:pPr>
    </w:p>
    <w:p w14:paraId="08A9405D">
      <w:pPr>
        <w:spacing w:after="0"/>
        <w:jc w:val="center"/>
        <w:rPr>
          <w:rFonts w:ascii="Times New Roman" w:hAnsi="Times New Roman" w:cs="Times New Roman"/>
          <w:b/>
          <w:color w:val="000000" w:themeColor="text1"/>
          <w:sz w:val="20"/>
          <w:szCs w:val="20"/>
          <w:u w:val="single"/>
          <w14:textFill>
            <w14:solidFill>
              <w14:schemeClr w14:val="tx1"/>
            </w14:solidFill>
          </w14:textFill>
        </w:rPr>
      </w:pPr>
    </w:p>
    <w:p w14:paraId="6758E72F">
      <w:pPr>
        <w:spacing w:after="0"/>
        <w:jc w:val="center"/>
        <w:rPr>
          <w:rFonts w:ascii="Times New Roman" w:hAnsi="Times New Roman" w:cs="Times New Roman"/>
          <w:b/>
          <w:color w:val="000000" w:themeColor="text1"/>
          <w:sz w:val="20"/>
          <w:szCs w:val="20"/>
          <w:u w:val="single"/>
          <w14:textFill>
            <w14:solidFill>
              <w14:schemeClr w14:val="tx1"/>
            </w14:solidFill>
          </w14:textFill>
        </w:rPr>
      </w:pPr>
    </w:p>
    <w:p w14:paraId="09E42448">
      <w:pPr>
        <w:spacing w:after="0"/>
        <w:jc w:val="center"/>
        <w:rPr>
          <w:rFonts w:ascii="Times New Roman" w:hAnsi="Times New Roman" w:cs="Times New Roman"/>
          <w:b/>
          <w:color w:val="000000" w:themeColor="text1"/>
          <w:sz w:val="20"/>
          <w:szCs w:val="20"/>
          <w:u w:val="single"/>
          <w14:textFill>
            <w14:solidFill>
              <w14:schemeClr w14:val="tx1"/>
            </w14:solidFill>
          </w14:textFill>
        </w:rPr>
      </w:pPr>
    </w:p>
    <w:p w14:paraId="7DAAC8A0">
      <w:pPr>
        <w:spacing w:after="0"/>
        <w:jc w:val="center"/>
        <w:rPr>
          <w:rFonts w:ascii="Times New Roman" w:hAnsi="Times New Roman" w:cs="Times New Roman"/>
          <w:b/>
          <w:color w:val="000000" w:themeColor="text1"/>
          <w:sz w:val="20"/>
          <w:szCs w:val="20"/>
          <w:u w:val="single"/>
          <w14:textFill>
            <w14:solidFill>
              <w14:schemeClr w14:val="tx1"/>
            </w14:solidFill>
          </w14:textFill>
        </w:rPr>
      </w:pPr>
    </w:p>
    <w:p w14:paraId="3D6DB341">
      <w:pPr>
        <w:spacing w:after="0"/>
        <w:jc w:val="center"/>
        <w:rPr>
          <w:rFonts w:ascii="Times New Roman" w:hAnsi="Times New Roman" w:cs="Times New Roman"/>
          <w:b/>
          <w:color w:val="000000" w:themeColor="text1"/>
          <w:sz w:val="20"/>
          <w:szCs w:val="20"/>
          <w:u w:val="single"/>
          <w14:textFill>
            <w14:solidFill>
              <w14:schemeClr w14:val="tx1"/>
            </w14:solidFill>
          </w14:textFill>
        </w:rPr>
      </w:pPr>
      <w:r>
        <w:rPr>
          <w:rFonts w:ascii="Times New Roman" w:hAnsi="Times New Roman" w:cs="Times New Roman"/>
          <w:b/>
          <w:color w:val="000000" w:themeColor="text1"/>
          <w:sz w:val="20"/>
          <w:szCs w:val="20"/>
          <w:u w:val="single"/>
          <w14:textFill>
            <w14:solidFill>
              <w14:schemeClr w14:val="tx1"/>
            </w14:solidFill>
          </w14:textFill>
        </w:rPr>
        <w:t>Experiment 1</w:t>
      </w:r>
    </w:p>
    <w:p w14:paraId="34828F05">
      <w:pPr>
        <w:spacing w:after="0"/>
        <w:rPr>
          <w:rFonts w:ascii="Times New Roman" w:hAnsi="Times New Roman" w:cs="Times New Roman"/>
          <w:b/>
          <w:color w:val="000000" w:themeColor="text1"/>
          <w:sz w:val="20"/>
          <w:szCs w:val="20"/>
          <w:u w:val="single"/>
          <w14:textFill>
            <w14:solidFill>
              <w14:schemeClr w14:val="tx1"/>
            </w14:solidFill>
          </w14:textFill>
        </w:rPr>
      </w:pPr>
    </w:p>
    <w:p w14:paraId="5B18379F">
      <w:pPr>
        <w:spacing w:after="0"/>
        <w:rPr>
          <w:rFonts w:ascii="Times New Roman" w:hAnsi="Times New Roman" w:cs="Times New Roman"/>
          <w:b/>
          <w:color w:val="000000" w:themeColor="text1"/>
          <w:sz w:val="20"/>
          <w:szCs w:val="20"/>
          <w:u w:val="single"/>
          <w14:textFill>
            <w14:solidFill>
              <w14:schemeClr w14:val="tx1"/>
            </w14:solidFill>
          </w14:textFill>
        </w:rPr>
      </w:pPr>
    </w:p>
    <w:p w14:paraId="596F65DB">
      <w:pPr>
        <w:spacing w:after="0"/>
        <w:rPr>
          <w:rFonts w:ascii="Times New Roman" w:hAnsi="Times New Roman" w:cs="Times New Roman"/>
          <w:bCs/>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AIM:</w:t>
      </w:r>
      <w:r>
        <w:rPr>
          <w:rFonts w:ascii="Times New Roman" w:hAnsi="Times New Roman" w:cs="Times New Roman"/>
          <w:bCs/>
          <w:color w:val="000000" w:themeColor="text1"/>
          <w:sz w:val="20"/>
          <w:szCs w:val="20"/>
          <w14:textFill>
            <w14:solidFill>
              <w14:schemeClr w14:val="tx1"/>
            </w14:solidFill>
          </w14:textFill>
        </w:rPr>
        <w:t xml:space="preserve"> Implement different logic gates and verify the truth table.</w:t>
      </w:r>
    </w:p>
    <w:p w14:paraId="6BE30449">
      <w:pPr>
        <w:pStyle w:val="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THEORY:</w:t>
      </w:r>
      <w:r>
        <w:rPr>
          <w:rFonts w:ascii="Times New Roman" w:hAnsi="Times New Roman" w:cs="Times New Roman"/>
          <w:color w:val="000000" w:themeColor="text1"/>
          <w:sz w:val="20"/>
          <w:szCs w:val="20"/>
          <w14:textFill>
            <w14:solidFill>
              <w14:schemeClr w14:val="tx1"/>
            </w14:solidFill>
          </w14:textFill>
        </w:rPr>
        <w:t xml:space="preserve"> </w:t>
      </w:r>
    </w:p>
    <w:p w14:paraId="70DFB127">
      <w:pPr>
        <w:pStyle w:val="4"/>
        <w:spacing w:before="0" w:after="240"/>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Introduction: Logic gates are the basic building blocks of any digital system. Logic gates are electronic circuits having one or more than one input and only one output. The relationship between the input and the output is based on a certain logic. Based on this, logic gates are named as</w:t>
      </w:r>
    </w:p>
    <w:p w14:paraId="509C21EC">
      <w:pPr>
        <w:pStyle w:val="12"/>
        <w:spacing w:after="24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 AND gate</w:t>
      </w:r>
      <w:r>
        <w:rPr>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2) OR gate</w:t>
      </w:r>
      <w:r>
        <w:rPr>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3) NOT gate</w:t>
      </w:r>
      <w:r>
        <w:rPr>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4) NAND gate</w:t>
      </w:r>
      <w:r>
        <w:rPr>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5) NOR gate</w:t>
      </w:r>
      <w:r>
        <w:rPr>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6) Ex-OR gate</w:t>
      </w:r>
      <w:r>
        <w:rPr>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7) Ex-NOR gate</w:t>
      </w:r>
    </w:p>
    <w:p w14:paraId="7A6B0DE3">
      <w:pPr>
        <w:pStyle w:val="4"/>
        <w:spacing w:before="360" w:after="240"/>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 AND gate: The AND gate is an electronic circuit that gives a high output (1) only if all its inputs are high. A dot (.) is used to show the AND operation i.e. A.B or can be written as AB</w:t>
      </w:r>
      <w:r>
        <w:rPr>
          <w:rFonts w:ascii="Times New Roman" w:hAnsi="Times New Roman" w:cs="Times New Roman"/>
          <w:color w:val="000000" w:themeColor="text1"/>
          <w:sz w:val="20"/>
          <w:szCs w:val="20"/>
          <w14:textFill>
            <w14:solidFill>
              <w14:schemeClr w14:val="tx1"/>
            </w14:solidFill>
          </w14:textFill>
        </w:rPr>
        <w:br w:type="textWrapping"/>
      </w:r>
    </w:p>
    <w:p w14:paraId="53EA0977">
      <w:pPr>
        <w:pStyle w:val="4"/>
        <w:spacing w:before="360" w:after="24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 xml:space="preserve">                                                                                      Y= A.B</w:t>
      </w:r>
      <w:r>
        <w:rPr>
          <w:rFonts w:ascii="Times New Roman" w:hAnsi="Times New Roman" w:cs="Times New Roman"/>
          <w:color w:val="000000" w:themeColor="text1"/>
          <w:sz w:val="20"/>
          <w:szCs w:val="20"/>
          <w14:textFill>
            <w14:solidFill>
              <w14:schemeClr w14:val="tx1"/>
            </w14:solidFill>
          </w14:textFill>
        </w:rPr>
        <w:br w:type="textWrapping"/>
      </w:r>
      <w:r>
        <w:rPr>
          <w:rFonts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drawing>
          <wp:inline distT="0" distB="0" distL="0" distR="0">
            <wp:extent cx="1053465" cy="48577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083399" cy="499979"/>
                    </a:xfrm>
                    <a:prstGeom prst="rect">
                      <a:avLst/>
                    </a:prstGeom>
                    <a:noFill/>
                    <a:ln>
                      <a:noFill/>
                    </a:ln>
                  </pic:spPr>
                </pic:pic>
              </a:graphicData>
            </a:graphic>
          </wp:inline>
        </w:drawing>
      </w:r>
      <w:r>
        <w:rPr>
          <w:rFonts w:ascii="Times New Roman" w:hAnsi="Times New Roman" w:cs="Times New Roman"/>
          <w:color w:val="000000" w:themeColor="text1"/>
          <w:sz w:val="20"/>
          <w:szCs w:val="20"/>
          <w14:textFill>
            <w14:solidFill>
              <w14:schemeClr w14:val="tx1"/>
            </w14:solidFill>
          </w14:textFill>
        </w:rPr>
        <w:br w:type="textWrapping"/>
      </w:r>
      <w:r>
        <w:rPr>
          <w:rFonts w:ascii="Times New Roman" w:hAnsi="Times New Roman" w:cs="Times New Roman"/>
          <w:b/>
          <w:bCs/>
          <w:color w:val="000000" w:themeColor="text1"/>
          <w:sz w:val="20"/>
          <w:szCs w:val="20"/>
          <w14:textFill>
            <w14:solidFill>
              <w14:schemeClr w14:val="tx1"/>
            </w14:solidFill>
          </w14:textFill>
        </w:rPr>
        <w:t xml:space="preserve">                                                                Figure-1:Logic Symbol of AND Gate</w:t>
      </w:r>
    </w:p>
    <w:p w14:paraId="4FC46FCC">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br w:type="textWrapping"/>
      </w:r>
      <w:r>
        <w:rPr>
          <w:rFonts w:ascii="Times New Roman" w:hAnsi="Times New Roman" w:cs="Times New Roman"/>
          <w:color w:val="000000" w:themeColor="text1"/>
          <w:sz w:val="20"/>
          <w:szCs w:val="20"/>
          <w14:textFill>
            <w14:solidFill>
              <w14:schemeClr w14:val="tx1"/>
            </w14:solidFill>
          </w14:textFill>
        </w:rPr>
        <w:drawing>
          <wp:inline distT="0" distB="0" distL="0" distR="0">
            <wp:extent cx="1302385" cy="8667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311482" cy="872865"/>
                    </a:xfrm>
                    <a:prstGeom prst="rect">
                      <a:avLst/>
                    </a:prstGeom>
                    <a:noFill/>
                    <a:ln>
                      <a:noFill/>
                    </a:ln>
                  </pic:spPr>
                </pic:pic>
              </a:graphicData>
            </a:graphic>
          </wp:inline>
        </w:drawing>
      </w:r>
      <w:r>
        <w:rPr>
          <w:rFonts w:ascii="Times New Roman" w:hAnsi="Times New Roman" w:cs="Times New Roman"/>
          <w:color w:val="000000" w:themeColor="text1"/>
          <w:sz w:val="20"/>
          <w:szCs w:val="20"/>
          <w14:textFill>
            <w14:solidFill>
              <w14:schemeClr w14:val="tx1"/>
            </w14:solidFill>
          </w14:textFill>
        </w:rPr>
        <w:br w:type="textWrapping"/>
      </w:r>
      <w:r>
        <w:rPr>
          <w:rFonts w:ascii="Times New Roman" w:hAnsi="Times New Roman" w:cs="Times New Roman"/>
          <w:b/>
          <w:bCs/>
          <w:color w:val="000000" w:themeColor="text1"/>
          <w:sz w:val="20"/>
          <w:szCs w:val="20"/>
          <w14:textFill>
            <w14:solidFill>
              <w14:schemeClr w14:val="tx1"/>
            </w14:solidFill>
          </w14:textFill>
        </w:rPr>
        <w:t>Figure-2: Truth Table of AND Gate</w:t>
      </w:r>
    </w:p>
    <w:p w14:paraId="3E01D2BB">
      <w:pPr>
        <w:pStyle w:val="4"/>
        <w:spacing w:before="360" w:after="24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2) OR gate</w:t>
      </w:r>
    </w:p>
    <w:p w14:paraId="3E1713CD">
      <w:pPr>
        <w:pStyle w:val="12"/>
        <w:spacing w:after="24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The OR gate is an electronic circuit that gives a high output (1) if one or more of its inputs are high. A plus (+) is used to show the OR operation.</w:t>
      </w:r>
      <w:r>
        <w:rPr>
          <w:color w:val="000000" w:themeColor="text1"/>
          <w:sz w:val="20"/>
          <w:szCs w:val="20"/>
          <w14:textFill>
            <w14:solidFill>
              <w14:schemeClr w14:val="tx1"/>
            </w14:solidFill>
          </w14:textFill>
        </w:rPr>
        <w:br w:type="textWrapping"/>
      </w:r>
      <w:r>
        <w:rPr>
          <w:b/>
          <w:bCs/>
          <w:color w:val="000000" w:themeColor="text1"/>
          <w:sz w:val="20"/>
          <w:szCs w:val="20"/>
          <w14:textFill>
            <w14:solidFill>
              <w14:schemeClr w14:val="tx1"/>
            </w14:solidFill>
          </w14:textFill>
        </w:rPr>
        <w:t xml:space="preserve">                                                                               Y= A+B</w:t>
      </w:r>
    </w:p>
    <w:p w14:paraId="165F83E1">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br w:type="textWrapping"/>
      </w:r>
      <w:r>
        <w:rPr>
          <w:rFonts w:ascii="Times New Roman" w:hAnsi="Times New Roman" w:cs="Times New Roman"/>
          <w:color w:val="000000" w:themeColor="text1"/>
          <w:sz w:val="20"/>
          <w:szCs w:val="20"/>
          <w14:textFill>
            <w14:solidFill>
              <w14:schemeClr w14:val="tx1"/>
            </w14:solidFill>
          </w14:textFill>
        </w:rPr>
        <w:drawing>
          <wp:inline distT="0" distB="0" distL="0" distR="0">
            <wp:extent cx="1617345" cy="746125"/>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629055" cy="751794"/>
                    </a:xfrm>
                    <a:prstGeom prst="rect">
                      <a:avLst/>
                    </a:prstGeom>
                    <a:noFill/>
                    <a:ln>
                      <a:noFill/>
                    </a:ln>
                  </pic:spPr>
                </pic:pic>
              </a:graphicData>
            </a:graphic>
          </wp:inline>
        </w:drawing>
      </w:r>
      <w:r>
        <w:rPr>
          <w:rFonts w:ascii="Times New Roman" w:hAnsi="Times New Roman" w:cs="Times New Roman"/>
          <w:color w:val="000000" w:themeColor="text1"/>
          <w:sz w:val="20"/>
          <w:szCs w:val="20"/>
          <w14:textFill>
            <w14:solidFill>
              <w14:schemeClr w14:val="tx1"/>
            </w14:solidFill>
          </w14:textFill>
        </w:rPr>
        <w:br w:type="textWrapping"/>
      </w:r>
      <w:r>
        <w:rPr>
          <w:rFonts w:ascii="Times New Roman" w:hAnsi="Times New Roman" w:cs="Times New Roman"/>
          <w:b/>
          <w:bCs/>
          <w:color w:val="000000" w:themeColor="text1"/>
          <w:sz w:val="20"/>
          <w:szCs w:val="20"/>
          <w14:textFill>
            <w14:solidFill>
              <w14:schemeClr w14:val="tx1"/>
            </w14:solidFill>
          </w14:textFill>
        </w:rPr>
        <w:t>Figure-4: Logic Symbol of OR Gate</w:t>
      </w:r>
      <w:r>
        <w:rPr>
          <w:rFonts w:ascii="Times New Roman" w:hAnsi="Times New Roman" w:cs="Times New Roman"/>
          <w:color w:val="000000" w:themeColor="text1"/>
          <w:sz w:val="20"/>
          <w:szCs w:val="20"/>
          <w14:textFill>
            <w14:solidFill>
              <w14:schemeClr w14:val="tx1"/>
            </w14:solidFill>
          </w14:textFill>
        </w:rPr>
        <w:br w:type="textWrapping"/>
      </w:r>
      <w:r>
        <w:rPr>
          <w:rFonts w:ascii="Times New Roman" w:hAnsi="Times New Roman" w:cs="Times New Roman"/>
          <w:color w:val="000000" w:themeColor="text1"/>
          <w:sz w:val="20"/>
          <w:szCs w:val="20"/>
          <w14:textFill>
            <w14:solidFill>
              <w14:schemeClr w14:val="tx1"/>
            </w14:solidFill>
          </w14:textFill>
        </w:rPr>
        <w:drawing>
          <wp:inline distT="0" distB="0" distL="0" distR="0">
            <wp:extent cx="1685925" cy="1122045"/>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695791" cy="1128644"/>
                    </a:xfrm>
                    <a:prstGeom prst="rect">
                      <a:avLst/>
                    </a:prstGeom>
                    <a:noFill/>
                    <a:ln>
                      <a:noFill/>
                    </a:ln>
                  </pic:spPr>
                </pic:pic>
              </a:graphicData>
            </a:graphic>
          </wp:inline>
        </w:drawing>
      </w:r>
      <w:r>
        <w:rPr>
          <w:rFonts w:ascii="Times New Roman" w:hAnsi="Times New Roman" w:cs="Times New Roman"/>
          <w:color w:val="000000" w:themeColor="text1"/>
          <w:sz w:val="20"/>
          <w:szCs w:val="20"/>
          <w14:textFill>
            <w14:solidFill>
              <w14:schemeClr w14:val="tx1"/>
            </w14:solidFill>
          </w14:textFill>
        </w:rPr>
        <w:br w:type="textWrapping"/>
      </w:r>
      <w:r>
        <w:rPr>
          <w:rFonts w:ascii="Times New Roman" w:hAnsi="Times New Roman" w:cs="Times New Roman"/>
          <w:b/>
          <w:bCs/>
          <w:color w:val="000000" w:themeColor="text1"/>
          <w:sz w:val="20"/>
          <w:szCs w:val="20"/>
          <w14:textFill>
            <w14:solidFill>
              <w14:schemeClr w14:val="tx1"/>
            </w14:solidFill>
          </w14:textFill>
        </w:rPr>
        <w:t>Figure-5: Truth Table of OR Gate</w:t>
      </w:r>
    </w:p>
    <w:p w14:paraId="5588DDE0">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br w:type="textWrapping"/>
      </w:r>
      <w:r>
        <w:rPr>
          <w:rFonts w:ascii="Times New Roman" w:hAnsi="Times New Roman" w:cs="Times New Roman"/>
          <w:color w:val="000000" w:themeColor="text1"/>
          <w:sz w:val="20"/>
          <w:szCs w:val="20"/>
          <w14:textFill>
            <w14:solidFill>
              <w14:schemeClr w14:val="tx1"/>
            </w14:solidFill>
          </w14:textFill>
        </w:rPr>
        <w:t>3) NOT gate</w:t>
      </w:r>
    </w:p>
    <w:p w14:paraId="7EB4B6D5">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The NOT gate is an electronic circuit that produces an inverted version of the input at its output. It is also known as an inverter. If the input variable is A, the inverted output is known as NOT A. This is also shown as A' or A with a bar over the top, as shown at the outputs.</w:t>
      </w:r>
      <w:r>
        <w:rPr>
          <w:rFonts w:ascii="Times New Roman" w:hAnsi="Times New Roman" w:cs="Times New Roman"/>
          <w:color w:val="000000" w:themeColor="text1"/>
          <w:sz w:val="20"/>
          <w:szCs w:val="20"/>
          <w14:textFill>
            <w14:solidFill>
              <w14:schemeClr w14:val="tx1"/>
            </w14:solidFill>
          </w14:textFill>
        </w:rPr>
        <w:br w:type="textWrapping"/>
      </w:r>
      <w:r>
        <w:rPr>
          <w:rFonts w:ascii="Times New Roman" w:hAnsi="Times New Roman" w:cs="Times New Roman"/>
          <w:color w:val="000000" w:themeColor="text1"/>
          <w:sz w:val="20"/>
          <w:szCs w:val="20"/>
          <w14:textFill>
            <w14:solidFill>
              <w14:schemeClr w14:val="tx1"/>
            </w14:solidFill>
          </w14:textFill>
        </w:rPr>
        <w:br w:type="textWrapping"/>
      </w:r>
    </w:p>
    <w:p w14:paraId="75D70F1F">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Y= A'</w:t>
      </w:r>
      <w:r>
        <w:rPr>
          <w:rFonts w:ascii="Times New Roman" w:hAnsi="Times New Roman" w:cs="Times New Roman"/>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drawing>
          <wp:inline distT="0" distB="0" distL="0" distR="0">
            <wp:extent cx="1416050" cy="65341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428420" cy="659204"/>
                    </a:xfrm>
                    <a:prstGeom prst="rect">
                      <a:avLst/>
                    </a:prstGeom>
                    <a:noFill/>
                    <a:ln>
                      <a:noFill/>
                    </a:ln>
                  </pic:spPr>
                </pic:pic>
              </a:graphicData>
            </a:graphic>
          </wp:inline>
        </w:drawing>
      </w:r>
    </w:p>
    <w:p w14:paraId="7E0BF0FF">
      <w:pPr>
        <w:pStyle w:val="12"/>
        <w:spacing w:after="240"/>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br w:type="textWrapping"/>
      </w:r>
      <w:r>
        <w:rPr>
          <w:b/>
          <w:bCs/>
          <w:color w:val="000000" w:themeColor="text1"/>
          <w:sz w:val="20"/>
          <w:szCs w:val="20"/>
          <w14:textFill>
            <w14:solidFill>
              <w14:schemeClr w14:val="tx1"/>
            </w14:solidFill>
          </w14:textFill>
        </w:rPr>
        <w:t>Figure-7: Logic Symbol of NOT Gate</w:t>
      </w:r>
      <w:r>
        <w:rPr>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drawing>
          <wp:inline distT="0" distB="0" distL="0" distR="0">
            <wp:extent cx="1733550" cy="1153795"/>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1737507" cy="1156409"/>
                    </a:xfrm>
                    <a:prstGeom prst="rect">
                      <a:avLst/>
                    </a:prstGeom>
                    <a:noFill/>
                    <a:ln>
                      <a:noFill/>
                    </a:ln>
                  </pic:spPr>
                </pic:pic>
              </a:graphicData>
            </a:graphic>
          </wp:inline>
        </w:drawing>
      </w:r>
      <w:r>
        <w:rPr>
          <w:color w:val="000000" w:themeColor="text1"/>
          <w:sz w:val="20"/>
          <w:szCs w:val="20"/>
          <w14:textFill>
            <w14:solidFill>
              <w14:schemeClr w14:val="tx1"/>
            </w14:solidFill>
          </w14:textFill>
        </w:rPr>
        <w:br w:type="textWrapping"/>
      </w:r>
      <w:r>
        <w:rPr>
          <w:b/>
          <w:bCs/>
          <w:color w:val="000000" w:themeColor="text1"/>
          <w:sz w:val="20"/>
          <w:szCs w:val="20"/>
          <w14:textFill>
            <w14:solidFill>
              <w14:schemeClr w14:val="tx1"/>
            </w14:solidFill>
          </w14:textFill>
        </w:rPr>
        <w:t>Figure-8: Truth Table of NOT Gate</w:t>
      </w:r>
      <w:r>
        <w:rPr>
          <w:color w:val="000000" w:themeColor="text1"/>
          <w:sz w:val="20"/>
          <w:szCs w:val="20"/>
          <w14:textFill>
            <w14:solidFill>
              <w14:schemeClr w14:val="tx1"/>
            </w14:solidFill>
          </w14:textFill>
        </w:rPr>
        <w:br w:type="textWrapping"/>
      </w:r>
    </w:p>
    <w:p w14:paraId="2B295D40">
      <w:pPr>
        <w:pStyle w:val="4"/>
        <w:spacing w:before="360" w:after="24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4) NAND gate</w:t>
      </w:r>
    </w:p>
    <w:p w14:paraId="6CEB2867">
      <w:pPr>
        <w:pStyle w:val="12"/>
        <w:spacing w:after="24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This is a NOT-AND gate which is equal to an AND gate followed by a NOT gate. The outputs of all NAND gates are high if any of the inputs are low. The symbol is an AND gate with a small circle on the output. The small circle represents inversion.</w:t>
      </w:r>
      <w:r>
        <w:rPr>
          <w:color w:val="000000" w:themeColor="text1"/>
          <w:sz w:val="20"/>
          <w:szCs w:val="20"/>
          <w14:textFill>
            <w14:solidFill>
              <w14:schemeClr w14:val="tx1"/>
            </w14:solidFill>
          </w14:textFill>
        </w:rPr>
        <w:br w:type="textWrapping"/>
      </w:r>
    </w:p>
    <w:p w14:paraId="1479F48D">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mc:AlternateContent>
          <mc:Choice Requires="wps">
            <w:drawing>
              <wp:anchor distT="0" distB="0" distL="114300" distR="114300" simplePos="0" relativeHeight="251665408" behindDoc="0" locked="0" layoutInCell="1" allowOverlap="1">
                <wp:simplePos x="0" y="0"/>
                <wp:positionH relativeFrom="column">
                  <wp:posOffset>2969895</wp:posOffset>
                </wp:positionH>
                <wp:positionV relativeFrom="paragraph">
                  <wp:posOffset>24765</wp:posOffset>
                </wp:positionV>
                <wp:extent cx="211455" cy="0"/>
                <wp:effectExtent l="0" t="0" r="0" b="0"/>
                <wp:wrapNone/>
                <wp:docPr id="38" name="Straight Connector 38"/>
                <wp:cNvGraphicFramePr/>
                <a:graphic xmlns:a="http://schemas.openxmlformats.org/drawingml/2006/main">
                  <a:graphicData uri="http://schemas.microsoft.com/office/word/2010/wordprocessingShape">
                    <wps:wsp>
                      <wps:cNvCnPr/>
                      <wps:spPr>
                        <a:xfrm>
                          <a:off x="0" y="0"/>
                          <a:ext cx="21142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33.85pt;margin-top:1.95pt;height:0pt;width:16.65pt;z-index:251665408;mso-width-relative:page;mso-height-relative:page;" filled="f" stroked="t" coordsize="21600,21600" o:gfxdata="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1xvOE1QAAAAcBAAAPAAAA&#10;AAAAAAEAIAAAACIAAABkcnMvZG93bnJldi54bWxQSwECFAAUAAAACACHTuJA/+MW4d8BAADXAwAA&#10;DgAAAAAAAAABACAAAAAkAQAAZHJzL2Uyb0RvYy54bWxQSwUGAAAAAAYABgBZAQAAdQUAAAAA&#10;">
                <v:fill on="f" focussize="0,0"/>
                <v:stroke color="#000000 [3200]" joinstyle="round"/>
                <v:imagedata o:title=""/>
                <o:lock v:ext="edit" aspectratio="f"/>
              </v:line>
            </w:pict>
          </mc:Fallback>
        </mc:AlternateContent>
      </w:r>
      <w:r>
        <w:rPr>
          <w:rFonts w:ascii="Times New Roman" w:hAnsi="Times New Roman" w:cs="Times New Roman"/>
          <w:b/>
          <w:bCs/>
          <w:color w:val="000000" w:themeColor="text1"/>
          <w:sz w:val="20"/>
          <w:szCs w:val="20"/>
          <w14:textFill>
            <w14:solidFill>
              <w14:schemeClr w14:val="tx1"/>
            </w14:solidFill>
          </w14:textFill>
        </w:rPr>
        <w:t>Y= AB</w:t>
      </w:r>
    </w:p>
    <w:p w14:paraId="79022640">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drawing>
          <wp:inline distT="0" distB="0" distL="0" distR="0">
            <wp:extent cx="1400175" cy="645795"/>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1423415" cy="656894"/>
                    </a:xfrm>
                    <a:prstGeom prst="rect">
                      <a:avLst/>
                    </a:prstGeom>
                    <a:noFill/>
                    <a:ln>
                      <a:noFill/>
                    </a:ln>
                  </pic:spPr>
                </pic:pic>
              </a:graphicData>
            </a:graphic>
          </wp:inline>
        </w:drawing>
      </w:r>
      <w:r>
        <w:rPr>
          <w:rFonts w:ascii="Times New Roman" w:hAnsi="Times New Roman" w:cs="Times New Roman"/>
          <w:color w:val="000000" w:themeColor="text1"/>
          <w:sz w:val="20"/>
          <w:szCs w:val="20"/>
          <w14:textFill>
            <w14:solidFill>
              <w14:schemeClr w14:val="tx1"/>
            </w14:solidFill>
          </w14:textFill>
        </w:rPr>
        <w:br w:type="textWrapping"/>
      </w:r>
      <w:r>
        <w:rPr>
          <w:rFonts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cs="Times New Roman"/>
          <w:b/>
          <w:bCs/>
          <w:color w:val="000000" w:themeColor="text1"/>
          <w:sz w:val="20"/>
          <w:szCs w:val="20"/>
          <w14:textFill>
            <w14:solidFill>
              <w14:schemeClr w14:val="tx1"/>
            </w14:solidFill>
          </w14:textFill>
        </w:rPr>
        <w:t>Figure-10: Logic Symbol of NAND Gate</w:t>
      </w:r>
      <w:r>
        <w:rPr>
          <w:rFonts w:ascii="Times New Roman" w:hAnsi="Times New Roman" w:cs="Times New Roman"/>
          <w:color w:val="000000" w:themeColor="text1"/>
          <w:sz w:val="20"/>
          <w:szCs w:val="20"/>
          <w14:textFill>
            <w14:solidFill>
              <w14:schemeClr w14:val="tx1"/>
            </w14:solidFill>
          </w14:textFill>
        </w:rPr>
        <w:br w:type="textWrapping"/>
      </w:r>
      <w:r>
        <w:rPr>
          <w:rFonts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drawing>
          <wp:inline distT="0" distB="0" distL="0" distR="0">
            <wp:extent cx="1579880" cy="1051560"/>
            <wp:effectExtent l="0" t="0" r="127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1593961" cy="1060871"/>
                    </a:xfrm>
                    <a:prstGeom prst="rect">
                      <a:avLst/>
                    </a:prstGeom>
                    <a:noFill/>
                    <a:ln>
                      <a:noFill/>
                    </a:ln>
                  </pic:spPr>
                </pic:pic>
              </a:graphicData>
            </a:graphic>
          </wp:inline>
        </w:drawing>
      </w:r>
      <w:r>
        <w:rPr>
          <w:rFonts w:ascii="Times New Roman" w:hAnsi="Times New Roman" w:cs="Times New Roman"/>
          <w:color w:val="000000" w:themeColor="text1"/>
          <w:sz w:val="20"/>
          <w:szCs w:val="20"/>
          <w14:textFill>
            <w14:solidFill>
              <w14:schemeClr w14:val="tx1"/>
            </w14:solidFill>
          </w14:textFill>
        </w:rPr>
        <w:br w:type="textWrapping"/>
      </w:r>
      <w:r>
        <w:rPr>
          <w:rFonts w:ascii="Times New Roman" w:hAnsi="Times New Roman" w:cs="Times New Roman"/>
          <w:b/>
          <w:bCs/>
          <w:color w:val="000000" w:themeColor="text1"/>
          <w:sz w:val="20"/>
          <w:szCs w:val="20"/>
          <w14:textFill>
            <w14:solidFill>
              <w14:schemeClr w14:val="tx1"/>
            </w14:solidFill>
          </w14:textFill>
        </w:rPr>
        <w:t xml:space="preserve">                                                  Figure-11: Truth Table of NAND Gate</w:t>
      </w:r>
    </w:p>
    <w:p w14:paraId="62825CE9">
      <w:pPr>
        <w:pStyle w:val="4"/>
        <w:spacing w:before="360" w:after="24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5) NOR gate</w:t>
      </w:r>
    </w:p>
    <w:p w14:paraId="3E3333A2">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br w:type="textWrapping"/>
      </w:r>
      <w:r>
        <w:rPr>
          <w:rFonts w:ascii="Times New Roman" w:hAnsi="Times New Roman" w:cs="Times New Roman"/>
          <w:color w:val="000000" w:themeColor="text1"/>
          <w:sz w:val="20"/>
          <w:szCs w:val="20"/>
          <w14:textFill>
            <w14:solidFill>
              <w14:schemeClr w14:val="tx1"/>
            </w14:solidFill>
          </w14:textFill>
        </w:rPr>
        <w:t>This is a NOT-OR gate which is equal to an OR gate followed by a NOT gate. The outputs of all NOR gates are low if any of the inputs are high. The symbol is an OR gate with a small circle on the output. The small circle represents inversion.</w:t>
      </w:r>
    </w:p>
    <w:p w14:paraId="4D509149">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mc:AlternateContent>
          <mc:Choice Requires="wps">
            <w:drawing>
              <wp:anchor distT="0" distB="0" distL="114300" distR="114300" simplePos="0" relativeHeight="251666432" behindDoc="0" locked="0" layoutInCell="1" allowOverlap="1">
                <wp:simplePos x="0" y="0"/>
                <wp:positionH relativeFrom="column">
                  <wp:posOffset>2927985</wp:posOffset>
                </wp:positionH>
                <wp:positionV relativeFrom="paragraph">
                  <wp:posOffset>12065</wp:posOffset>
                </wp:positionV>
                <wp:extent cx="274955" cy="0"/>
                <wp:effectExtent l="0" t="0" r="0" b="0"/>
                <wp:wrapNone/>
                <wp:docPr id="39" name="Straight Connector 39"/>
                <wp:cNvGraphicFramePr/>
                <a:graphic xmlns:a="http://schemas.openxmlformats.org/drawingml/2006/main">
                  <a:graphicData uri="http://schemas.microsoft.com/office/word/2010/wordprocessingShape">
                    <wps:wsp>
                      <wps:cNvCnPr/>
                      <wps:spPr>
                        <a:xfrm>
                          <a:off x="0" y="0"/>
                          <a:ext cx="2748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30.55pt;margin-top:0.95pt;height:0pt;width:21.65pt;z-index:251666432;mso-width-relative:page;mso-height-relative:page;" filled="f" stroked="t" coordsize="21600,21600" o:gfxdata="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DXfmqPTAAAABwEAAA8AAAAA&#10;AAAAAQAgAAAAIgAAAGRycy9kb3ducmV2LnhtbFBLAQIUABQAAAAIAIdO4kDTxvoB4AEAANcDAAAO&#10;AAAAAAAAAAEAIAAAACIBAABkcnMvZTJvRG9jLnhtbFBLBQYAAAAABgAGAFkBAAB0BQAAAAA=&#10;">
                <v:fill on="f" focussize="0,0"/>
                <v:stroke color="#000000 [3200]" joinstyle="round"/>
                <v:imagedata o:title=""/>
                <o:lock v:ext="edit" aspectratio="f"/>
              </v:line>
            </w:pict>
          </mc:Fallback>
        </mc:AlternateContent>
      </w:r>
      <w:r>
        <w:rPr>
          <w:rFonts w:ascii="Times New Roman" w:hAnsi="Times New Roman" w:cs="Times New Roman"/>
          <w:b/>
          <w:bCs/>
          <w:color w:val="000000" w:themeColor="text1"/>
          <w:sz w:val="20"/>
          <w:szCs w:val="20"/>
          <w14:textFill>
            <w14:solidFill>
              <w14:schemeClr w14:val="tx1"/>
            </w14:solidFill>
          </w14:textFill>
        </w:rPr>
        <w:t>Y= A+B</w:t>
      </w:r>
    </w:p>
    <w:p w14:paraId="13D520E0">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drawing>
          <wp:inline distT="0" distB="0" distL="0" distR="0">
            <wp:extent cx="1299845" cy="5994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1317426" cy="607981"/>
                    </a:xfrm>
                    <a:prstGeom prst="rect">
                      <a:avLst/>
                    </a:prstGeom>
                    <a:noFill/>
                    <a:ln>
                      <a:noFill/>
                    </a:ln>
                  </pic:spPr>
                </pic:pic>
              </a:graphicData>
            </a:graphic>
          </wp:inline>
        </w:drawing>
      </w:r>
      <w:r>
        <w:rPr>
          <w:rFonts w:ascii="Times New Roman" w:hAnsi="Times New Roman" w:cs="Times New Roman"/>
          <w:color w:val="000000" w:themeColor="text1"/>
          <w:sz w:val="20"/>
          <w:szCs w:val="20"/>
          <w14:textFill>
            <w14:solidFill>
              <w14:schemeClr w14:val="tx1"/>
            </w14:solidFill>
          </w14:textFill>
        </w:rPr>
        <w:br w:type="textWrapping"/>
      </w:r>
      <w:r>
        <w:rPr>
          <w:rFonts w:ascii="Times New Roman" w:hAnsi="Times New Roman" w:cs="Times New Roman"/>
          <w:b/>
          <w:bCs/>
          <w:color w:val="000000" w:themeColor="text1"/>
          <w:sz w:val="20"/>
          <w:szCs w:val="20"/>
          <w14:textFill>
            <w14:solidFill>
              <w14:schemeClr w14:val="tx1"/>
            </w14:solidFill>
          </w14:textFill>
        </w:rPr>
        <w:t>Figure-13: Logic Symbol of NOR gate</w:t>
      </w:r>
      <w:r>
        <w:rPr>
          <w:rFonts w:ascii="Times New Roman" w:hAnsi="Times New Roman" w:cs="Times New Roman"/>
          <w:color w:val="000000" w:themeColor="text1"/>
          <w:sz w:val="20"/>
          <w:szCs w:val="20"/>
          <w14:textFill>
            <w14:solidFill>
              <w14:schemeClr w14:val="tx1"/>
            </w14:solidFill>
          </w14:textFill>
        </w:rPr>
        <w:br w:type="textWrapping"/>
      </w:r>
    </w:p>
    <w:p w14:paraId="5B69E1DF">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drawing>
          <wp:inline distT="0" distB="0" distL="0" distR="0">
            <wp:extent cx="1461135" cy="972185"/>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1478738" cy="984184"/>
                    </a:xfrm>
                    <a:prstGeom prst="rect">
                      <a:avLst/>
                    </a:prstGeom>
                    <a:noFill/>
                    <a:ln>
                      <a:noFill/>
                    </a:ln>
                  </pic:spPr>
                </pic:pic>
              </a:graphicData>
            </a:graphic>
          </wp:inline>
        </w:drawing>
      </w:r>
      <w:r>
        <w:rPr>
          <w:rFonts w:ascii="Times New Roman" w:hAnsi="Times New Roman" w:cs="Times New Roman"/>
          <w:color w:val="000000" w:themeColor="text1"/>
          <w:sz w:val="20"/>
          <w:szCs w:val="20"/>
          <w14:textFill>
            <w14:solidFill>
              <w14:schemeClr w14:val="tx1"/>
            </w14:solidFill>
          </w14:textFill>
        </w:rPr>
        <w:br w:type="textWrapping"/>
      </w:r>
      <w:r>
        <w:rPr>
          <w:rFonts w:ascii="Times New Roman" w:hAnsi="Times New Roman" w:cs="Times New Roman"/>
          <w:b/>
          <w:bCs/>
          <w:color w:val="000000" w:themeColor="text1"/>
          <w:sz w:val="20"/>
          <w:szCs w:val="20"/>
          <w14:textFill>
            <w14:solidFill>
              <w14:schemeClr w14:val="tx1"/>
            </w14:solidFill>
          </w14:textFill>
        </w:rPr>
        <w:t>Figure-14: Truth Table of NOR gate</w:t>
      </w:r>
    </w:p>
    <w:p w14:paraId="1B7E95EC">
      <w:pPr>
        <w:pStyle w:val="4"/>
        <w:spacing w:before="360" w:after="24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6) Ex-OR gate: The 'Exclusive-OR' gate is a circuit which will give a high output if either, but not both of its two inputs are high. An encircled plus sign (</w:t>
      </w:r>
      <w:r>
        <w:rPr>
          <w:rFonts w:ascii="Cambria Math" w:hAnsi="Cambria Math" w:cs="Cambria Math"/>
          <w:color w:val="000000" w:themeColor="text1"/>
          <w:sz w:val="20"/>
          <w:szCs w:val="20"/>
          <w14:textFill>
            <w14:solidFill>
              <w14:schemeClr w14:val="tx1"/>
            </w14:solidFill>
          </w14:textFill>
        </w:rPr>
        <w:t>⊕</w:t>
      </w:r>
      <w:r>
        <w:rPr>
          <w:rFonts w:ascii="Times New Roman" w:hAnsi="Times New Roman" w:cs="Times New Roman"/>
          <w:color w:val="000000" w:themeColor="text1"/>
          <w:sz w:val="20"/>
          <w:szCs w:val="20"/>
          <w14:textFill>
            <w14:solidFill>
              <w14:schemeClr w14:val="tx1"/>
            </w14:solidFill>
          </w14:textFill>
        </w:rPr>
        <w:t>) is used to show the Ex-OR operation.</w:t>
      </w:r>
      <w:r>
        <w:rPr>
          <w:rFonts w:ascii="Times New Roman" w:hAnsi="Times New Roman" w:cs="Times New Roman"/>
          <w:color w:val="000000" w:themeColor="text1"/>
          <w:sz w:val="20"/>
          <w:szCs w:val="20"/>
          <w14:textFill>
            <w14:solidFill>
              <w14:schemeClr w14:val="tx1"/>
            </w14:solidFill>
          </w14:textFill>
        </w:rPr>
        <w:br w:type="textWrapping"/>
      </w:r>
      <w:r>
        <w:rPr>
          <w:rFonts w:ascii="Times New Roman" w:hAnsi="Times New Roman" w:cs="Times New Roman"/>
          <w:color w:val="000000" w:themeColor="text1"/>
          <w:sz w:val="20"/>
          <w:szCs w:val="20"/>
          <w14:textFill>
            <w14:solidFill>
              <w14:schemeClr w14:val="tx1"/>
            </w14:solidFill>
          </w14:textFill>
        </w:rPr>
        <w:br w:type="textWrapping"/>
      </w:r>
      <w:r>
        <w:rPr>
          <w:rFonts w:ascii="Times New Roman" w:hAnsi="Times New Roman" w:cs="Times New Roman"/>
          <w:b/>
          <w:bCs/>
          <w:color w:val="000000" w:themeColor="text1"/>
          <w:sz w:val="20"/>
          <w:szCs w:val="20"/>
          <w14:textFill>
            <w14:solidFill>
              <w14:schemeClr w14:val="tx1"/>
            </w14:solidFill>
          </w14:textFill>
        </w:rPr>
        <w:t xml:space="preserve">                                                                                       Y= A</w:t>
      </w:r>
      <w:r>
        <w:rPr>
          <w:rFonts w:ascii="Cambria Math" w:hAnsi="Cambria Math" w:cs="Cambria Math"/>
          <w:b/>
          <w:bCs/>
          <w:color w:val="000000" w:themeColor="text1"/>
          <w:sz w:val="20"/>
          <w:szCs w:val="20"/>
          <w14:textFill>
            <w14:solidFill>
              <w14:schemeClr w14:val="tx1"/>
            </w14:solidFill>
          </w14:textFill>
        </w:rPr>
        <w:t>⊕</w:t>
      </w:r>
      <w:r>
        <w:rPr>
          <w:rFonts w:ascii="Times New Roman" w:hAnsi="Times New Roman" w:cs="Times New Roman"/>
          <w:b/>
          <w:bCs/>
          <w:color w:val="000000" w:themeColor="text1"/>
          <w:sz w:val="20"/>
          <w:szCs w:val="20"/>
          <w14:textFill>
            <w14:solidFill>
              <w14:schemeClr w14:val="tx1"/>
            </w14:solidFill>
          </w14:textFill>
        </w:rPr>
        <w:t>B</w:t>
      </w:r>
      <w:r>
        <w:rPr>
          <w:rFonts w:ascii="Times New Roman" w:hAnsi="Times New Roman" w:cs="Times New Roman"/>
          <w:color w:val="000000" w:themeColor="text1"/>
          <w:sz w:val="20"/>
          <w:szCs w:val="20"/>
          <w14:textFill>
            <w14:solidFill>
              <w14:schemeClr w14:val="tx1"/>
            </w14:solidFill>
          </w14:textFill>
        </w:rPr>
        <w:br w:type="textWrapping"/>
      </w:r>
    </w:p>
    <w:p w14:paraId="624A2D30">
      <w:pPr>
        <w:pStyle w:val="12"/>
        <w:spacing w:after="240"/>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drawing>
          <wp:inline distT="0" distB="0" distL="0" distR="0">
            <wp:extent cx="1468755" cy="70802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27"/>
                    <a:stretch>
                      <a:fillRect/>
                    </a:stretch>
                  </pic:blipFill>
                  <pic:spPr>
                    <a:xfrm>
                      <a:off x="0" y="0"/>
                      <a:ext cx="1519938" cy="732459"/>
                    </a:xfrm>
                    <a:prstGeom prst="rect">
                      <a:avLst/>
                    </a:prstGeom>
                  </pic:spPr>
                </pic:pic>
              </a:graphicData>
            </a:graphic>
          </wp:inline>
        </w:drawing>
      </w:r>
      <w:r>
        <w:rPr>
          <w:color w:val="000000" w:themeColor="text1"/>
          <w:sz w:val="20"/>
          <w:szCs w:val="20"/>
          <w14:textFill>
            <w14:solidFill>
              <w14:schemeClr w14:val="tx1"/>
            </w14:solidFill>
          </w14:textFill>
        </w:rPr>
        <w:br w:type="textWrapping"/>
      </w:r>
      <w:r>
        <w:rPr>
          <w:b/>
          <w:bCs/>
          <w:color w:val="000000" w:themeColor="text1"/>
          <w:sz w:val="20"/>
          <w:szCs w:val="20"/>
          <w14:textFill>
            <w14:solidFill>
              <w14:schemeClr w14:val="tx1"/>
            </w14:solidFill>
          </w14:textFill>
        </w:rPr>
        <w:t>Figure-16: Logic Symbol of Ex-OR gate</w:t>
      </w:r>
      <w:r>
        <w:rPr>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drawing>
          <wp:inline distT="0" distB="0" distL="0" distR="0">
            <wp:extent cx="1781175" cy="11849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1793530" cy="1193695"/>
                    </a:xfrm>
                    <a:prstGeom prst="rect">
                      <a:avLst/>
                    </a:prstGeom>
                    <a:noFill/>
                    <a:ln>
                      <a:noFill/>
                    </a:ln>
                  </pic:spPr>
                </pic:pic>
              </a:graphicData>
            </a:graphic>
          </wp:inline>
        </w:drawing>
      </w:r>
      <w:r>
        <w:rPr>
          <w:color w:val="000000" w:themeColor="text1"/>
          <w:sz w:val="20"/>
          <w:szCs w:val="20"/>
          <w14:textFill>
            <w14:solidFill>
              <w14:schemeClr w14:val="tx1"/>
            </w14:solidFill>
          </w14:textFill>
        </w:rPr>
        <w:br w:type="textWrapping"/>
      </w:r>
      <w:r>
        <w:rPr>
          <w:b/>
          <w:bCs/>
          <w:color w:val="000000" w:themeColor="text1"/>
          <w:sz w:val="20"/>
          <w:szCs w:val="20"/>
          <w14:textFill>
            <w14:solidFill>
              <w14:schemeClr w14:val="tx1"/>
            </w14:solidFill>
          </w14:textFill>
        </w:rPr>
        <w:t>Figure-17: Truth Table of Ex-OR gate</w:t>
      </w:r>
    </w:p>
    <w:p w14:paraId="6EC2A922">
      <w:pPr>
        <w:pStyle w:val="12"/>
        <w:spacing w:after="24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Ex-OR gate is created from AND, NAND and OR gates. The output is high only when both the inputs are different</w:t>
      </w:r>
    </w:p>
    <w:p w14:paraId="3CDF7623">
      <w:pPr>
        <w:pStyle w:val="4"/>
        <w:spacing w:before="360" w:after="24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7) Ex-NOR gate</w:t>
      </w:r>
    </w:p>
    <w:p w14:paraId="63C3EF0F">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br w:type="textWrapping"/>
      </w:r>
      <w:r>
        <w:rPr>
          <w:rFonts w:ascii="Times New Roman" w:hAnsi="Times New Roman" w:cs="Times New Roman"/>
          <w:color w:val="000000" w:themeColor="text1"/>
          <w:sz w:val="20"/>
          <w:szCs w:val="20"/>
          <w14:textFill>
            <w14:solidFill>
              <w14:schemeClr w14:val="tx1"/>
            </w14:solidFill>
          </w14:textFill>
        </w:rPr>
        <w:t>The 'Exclusive-NOR' gate circuit does the opposite to the EX-OR gate. It will give a low output if either, but not both of its two inputs are high. The symbol is an EX-OR gate with a small circle on the output. The small circle represents inversion.</w:t>
      </w:r>
      <w:r>
        <w:rPr>
          <w:rFonts w:ascii="Times New Roman" w:hAnsi="Times New Roman" w:cs="Times New Roman"/>
          <w:color w:val="000000" w:themeColor="text1"/>
          <w:sz w:val="20"/>
          <w:szCs w:val="20"/>
          <w14:textFill>
            <w14:solidFill>
              <w14:schemeClr w14:val="tx1"/>
            </w14:solidFill>
          </w14:textFill>
        </w:rPr>
        <w:br w:type="textWrapping"/>
      </w:r>
      <w:r>
        <w:rPr>
          <w:rFonts w:ascii="Times New Roman" w:hAnsi="Times New Roman" w:cs="Times New Roman"/>
          <w:color w:val="000000" w:themeColor="text1"/>
          <w:sz w:val="20"/>
          <w:szCs w:val="20"/>
          <w14:textFill>
            <w14:solidFill>
              <w14:schemeClr w14:val="tx1"/>
            </w14:solidFill>
          </w14:textFill>
        </w:rPr>
        <w:br w:type="textWrapping"/>
      </w:r>
    </w:p>
    <w:p w14:paraId="6EB70430">
      <w:pPr>
        <w:pStyle w:val="12"/>
        <w:spacing w:before="343" w:after="240"/>
        <w:jc w:val="center"/>
        <w:rPr>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mc:AlternateContent>
          <mc:Choice Requires="wps">
            <w:drawing>
              <wp:anchor distT="0" distB="0" distL="114300" distR="114300" simplePos="0" relativeHeight="251667456" behindDoc="0" locked="0" layoutInCell="1" allowOverlap="1">
                <wp:simplePos x="0" y="0"/>
                <wp:positionH relativeFrom="column">
                  <wp:posOffset>2901315</wp:posOffset>
                </wp:positionH>
                <wp:positionV relativeFrom="paragraph">
                  <wp:posOffset>97790</wp:posOffset>
                </wp:positionV>
                <wp:extent cx="386080" cy="0"/>
                <wp:effectExtent l="0" t="0" r="0" b="0"/>
                <wp:wrapNone/>
                <wp:docPr id="42" name="Straight Connector 42"/>
                <wp:cNvGraphicFramePr/>
                <a:graphic xmlns:a="http://schemas.openxmlformats.org/drawingml/2006/main">
                  <a:graphicData uri="http://schemas.microsoft.com/office/word/2010/wordprocessingShape">
                    <wps:wsp>
                      <wps:cNvCnPr/>
                      <wps:spPr>
                        <a:xfrm>
                          <a:off x="0" y="0"/>
                          <a:ext cx="3858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28.45pt;margin-top:7.7pt;height:0pt;width:30.4pt;z-index:251667456;mso-width-relative:page;mso-height-relative:page;" filled="f" stroked="t" coordsize="21600,21600" o:gfxdata="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O99HO1wAAAAkBAAAP&#10;AAAAAAAAAAEAIAAAACIAAABkcnMvZG93bnJldi54bWxQSwECFAAUAAAACACHTuJAp9Y2ZeABAADX&#10;AwAADgAAAAAAAAABACAAAAAmAQAAZHJzL2Uyb0RvYy54bWxQSwUGAAAAAAYABgBZAQAAeAUAAAAA&#10;">
                <v:fill on="f" focussize="0,0"/>
                <v:stroke color="#000000 [3200]" joinstyle="round"/>
                <v:imagedata o:title=""/>
                <o:lock v:ext="edit" aspectratio="f"/>
              </v:line>
            </w:pict>
          </mc:Fallback>
        </mc:AlternateContent>
      </w:r>
      <w:r>
        <w:rPr>
          <w:b/>
          <w:bCs/>
          <w:color w:val="000000" w:themeColor="text1"/>
          <w:sz w:val="20"/>
          <w:szCs w:val="20"/>
          <w14:textFill>
            <w14:solidFill>
              <w14:schemeClr w14:val="tx1"/>
            </w14:solidFill>
          </w14:textFill>
        </w:rPr>
        <w:t>Y= A</w:t>
      </w:r>
      <w:r>
        <w:rPr>
          <w:rFonts w:ascii="Cambria Math" w:hAnsi="Cambria Math" w:cs="Cambria Math"/>
          <w:b/>
          <w:bCs/>
          <w:color w:val="000000" w:themeColor="text1"/>
          <w:sz w:val="20"/>
          <w:szCs w:val="20"/>
          <w14:textFill>
            <w14:solidFill>
              <w14:schemeClr w14:val="tx1"/>
            </w14:solidFill>
          </w14:textFill>
        </w:rPr>
        <w:t>⊕</w:t>
      </w:r>
      <w:r>
        <w:rPr>
          <w:b/>
          <w:bCs/>
          <w:color w:val="000000" w:themeColor="text1"/>
          <w:sz w:val="20"/>
          <w:szCs w:val="20"/>
          <w14:textFill>
            <w14:solidFill>
              <w14:schemeClr w14:val="tx1"/>
            </w14:solidFill>
          </w14:textFill>
        </w:rPr>
        <w:t>B</w:t>
      </w:r>
    </w:p>
    <w:p w14:paraId="7E289B4C">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drawing>
          <wp:inline distT="0" distB="0" distL="0" distR="0">
            <wp:extent cx="1167765" cy="69088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29"/>
                    <a:stretch>
                      <a:fillRect/>
                    </a:stretch>
                  </pic:blipFill>
                  <pic:spPr>
                    <a:xfrm>
                      <a:off x="0" y="0"/>
                      <a:ext cx="1185579" cy="701782"/>
                    </a:xfrm>
                    <a:prstGeom prst="rect">
                      <a:avLst/>
                    </a:prstGeom>
                  </pic:spPr>
                </pic:pic>
              </a:graphicData>
            </a:graphic>
          </wp:inline>
        </w:drawing>
      </w:r>
      <w:r>
        <w:rPr>
          <w:rFonts w:ascii="Times New Roman" w:hAnsi="Times New Roman" w:cs="Times New Roman"/>
          <w:color w:val="000000" w:themeColor="text1"/>
          <w:sz w:val="20"/>
          <w:szCs w:val="20"/>
          <w14:textFill>
            <w14:solidFill>
              <w14:schemeClr w14:val="tx1"/>
            </w14:solidFill>
          </w14:textFill>
        </w:rPr>
        <w:br w:type="textWrapping"/>
      </w:r>
      <w:r>
        <w:rPr>
          <w:rFonts w:ascii="Times New Roman" w:hAnsi="Times New Roman" w:cs="Times New Roman"/>
          <w:b/>
          <w:bCs/>
          <w:color w:val="000000" w:themeColor="text1"/>
          <w:sz w:val="20"/>
          <w:szCs w:val="20"/>
          <w14:textFill>
            <w14:solidFill>
              <w14:schemeClr w14:val="tx1"/>
            </w14:solidFill>
          </w14:textFill>
        </w:rPr>
        <w:t>Figure-19: Logic Symbol of Ex-NOR gate</w:t>
      </w:r>
      <w:r>
        <w:rPr>
          <w:rFonts w:ascii="Times New Roman" w:hAnsi="Times New Roman" w:cs="Times New Roman"/>
          <w:color w:val="000000" w:themeColor="text1"/>
          <w:sz w:val="20"/>
          <w:szCs w:val="20"/>
          <w14:textFill>
            <w14:solidFill>
              <w14:schemeClr w14:val="tx1"/>
            </w14:solidFill>
          </w14:textFill>
        </w:rPr>
        <w:br w:type="textWrapping"/>
      </w:r>
      <w:r>
        <w:rPr>
          <w:rFonts w:ascii="Times New Roman" w:hAnsi="Times New Roman" w:cs="Times New Roman"/>
          <w:color w:val="000000" w:themeColor="text1"/>
          <w:sz w:val="20"/>
          <w:szCs w:val="20"/>
          <w14:textFill>
            <w14:solidFill>
              <w14:schemeClr w14:val="tx1"/>
            </w14:solidFill>
          </w14:textFill>
        </w:rPr>
        <w:drawing>
          <wp:inline distT="0" distB="0" distL="0" distR="0">
            <wp:extent cx="1670050" cy="111125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682010" cy="1119473"/>
                    </a:xfrm>
                    <a:prstGeom prst="rect">
                      <a:avLst/>
                    </a:prstGeom>
                    <a:noFill/>
                    <a:ln>
                      <a:noFill/>
                    </a:ln>
                  </pic:spPr>
                </pic:pic>
              </a:graphicData>
            </a:graphic>
          </wp:inline>
        </w:drawing>
      </w:r>
      <w:r>
        <w:rPr>
          <w:rFonts w:ascii="Times New Roman" w:hAnsi="Times New Roman" w:cs="Times New Roman"/>
          <w:color w:val="000000" w:themeColor="text1"/>
          <w:sz w:val="20"/>
          <w:szCs w:val="20"/>
          <w14:textFill>
            <w14:solidFill>
              <w14:schemeClr w14:val="tx1"/>
            </w14:solidFill>
          </w14:textFill>
        </w:rPr>
        <w:br w:type="textWrapping"/>
      </w:r>
      <w:r>
        <w:rPr>
          <w:rFonts w:ascii="Times New Roman" w:hAnsi="Times New Roman" w:cs="Times New Roman"/>
          <w:b/>
          <w:bCs/>
          <w:color w:val="000000" w:themeColor="text1"/>
          <w:sz w:val="20"/>
          <w:szCs w:val="20"/>
          <w14:textFill>
            <w14:solidFill>
              <w14:schemeClr w14:val="tx1"/>
            </w14:solidFill>
          </w14:textFill>
        </w:rPr>
        <w:t>Figure-20: Truth Table of Ex-NOR gate</w:t>
      </w:r>
    </w:p>
    <w:p w14:paraId="76DAA82B">
      <w:pPr>
        <w:pStyle w:val="12"/>
        <w:spacing w:after="24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Ex-NOR gate is created from AND, NOT and OR gates. The output is high only when both the inputs are same.</w:t>
      </w:r>
    </w:p>
    <w:p w14:paraId="07DD17B7">
      <w:pPr>
        <w:pStyle w:val="12"/>
        <w:spacing w:after="240"/>
        <w:rPr>
          <w:b/>
          <w:bCs/>
          <w:color w:val="000000" w:themeColor="text1"/>
          <w:sz w:val="20"/>
          <w:szCs w:val="20"/>
          <w14:textFill>
            <w14:solidFill>
              <w14:schemeClr w14:val="tx1"/>
            </w14:solidFill>
          </w14:textFill>
        </w:rPr>
      </w:pPr>
    </w:p>
    <w:p w14:paraId="6D678CD3">
      <w:pPr>
        <w:pStyle w:val="12"/>
        <w:spacing w:after="240"/>
        <w:rPr>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RESULT:</w:t>
      </w:r>
      <w:r>
        <w:rPr>
          <w:color w:val="000000" w:themeColor="text1"/>
          <w:sz w:val="20"/>
          <w:szCs w:val="20"/>
          <w14:textFill>
            <w14:solidFill>
              <w14:schemeClr w14:val="tx1"/>
            </w14:solidFill>
          </w14:textFill>
        </w:rPr>
        <w:t xml:space="preserve"> </w:t>
      </w:r>
      <w:r>
        <w:rPr>
          <w:bCs/>
          <w:color w:val="000000" w:themeColor="text1"/>
          <w:sz w:val="20"/>
          <w:szCs w:val="20"/>
          <w14:textFill>
            <w14:solidFill>
              <w14:schemeClr w14:val="tx1"/>
            </w14:solidFill>
          </w14:textFill>
        </w:rPr>
        <w:t>Implementation of logic gates and verification of truth table are done successfully.</w:t>
      </w:r>
    </w:p>
    <w:p w14:paraId="47C4273A">
      <w:pPr>
        <w:pStyle w:val="12"/>
        <w:spacing w:after="240"/>
        <w:rPr>
          <w:color w:val="000000" w:themeColor="text1"/>
          <w:sz w:val="20"/>
          <w:szCs w:val="20"/>
          <w14:textFill>
            <w14:solidFill>
              <w14:schemeClr w14:val="tx1"/>
            </w14:solidFill>
          </w14:textFill>
        </w:rPr>
      </w:pPr>
    </w:p>
    <w:p w14:paraId="2F898512">
      <w:pPr>
        <w:pStyle w:val="12"/>
        <w:spacing w:after="240"/>
        <w:rPr>
          <w:color w:val="000000" w:themeColor="text1"/>
          <w:sz w:val="20"/>
          <w:szCs w:val="20"/>
          <w14:textFill>
            <w14:solidFill>
              <w14:schemeClr w14:val="tx1"/>
            </w14:solidFill>
          </w14:textFill>
        </w:rPr>
      </w:pPr>
    </w:p>
    <w:p w14:paraId="4F32F7C5">
      <w:pPr>
        <w:pStyle w:val="12"/>
        <w:spacing w:after="240"/>
        <w:rPr>
          <w:color w:val="000000" w:themeColor="text1"/>
          <w:sz w:val="20"/>
          <w:szCs w:val="20"/>
          <w14:textFill>
            <w14:solidFill>
              <w14:schemeClr w14:val="tx1"/>
            </w14:solidFill>
          </w14:textFill>
        </w:rPr>
      </w:pPr>
    </w:p>
    <w:p w14:paraId="54BDB742">
      <w:pPr>
        <w:pStyle w:val="12"/>
        <w:spacing w:after="240"/>
        <w:rPr>
          <w:color w:val="000000" w:themeColor="text1"/>
          <w:sz w:val="20"/>
          <w:szCs w:val="20"/>
          <w14:textFill>
            <w14:solidFill>
              <w14:schemeClr w14:val="tx1"/>
            </w14:solidFill>
          </w14:textFill>
        </w:rPr>
      </w:pPr>
    </w:p>
    <w:p w14:paraId="64D419C4">
      <w:pPr>
        <w:pStyle w:val="12"/>
        <w:spacing w:after="240"/>
        <w:jc w:val="center"/>
        <w:rPr>
          <w:b/>
          <w:bCs/>
          <w:color w:val="000000" w:themeColor="text1"/>
          <w:sz w:val="20"/>
          <w:szCs w:val="20"/>
          <w:u w:val="single"/>
          <w14:textFill>
            <w14:solidFill>
              <w14:schemeClr w14:val="tx1"/>
            </w14:solidFill>
          </w14:textFill>
        </w:rPr>
      </w:pPr>
      <w:r>
        <w:rPr>
          <w:b/>
          <w:bCs/>
          <w:color w:val="000000" w:themeColor="text1"/>
          <w:sz w:val="20"/>
          <w:szCs w:val="20"/>
          <w:u w:val="single"/>
          <w14:textFill>
            <w14:solidFill>
              <w14:schemeClr w14:val="tx1"/>
            </w14:solidFill>
          </w14:textFill>
        </w:rPr>
        <w:t>Experiment-2</w:t>
      </w:r>
    </w:p>
    <w:p w14:paraId="3828A640">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AIM:</w:t>
      </w:r>
      <w:r>
        <w:rPr>
          <w:rFonts w:ascii="Times New Roman" w:hAnsi="Times New Roman" w:cs="Times New Roman"/>
          <w:color w:val="000000" w:themeColor="text1"/>
          <w:sz w:val="20"/>
          <w:szCs w:val="20"/>
          <w14:textFill>
            <w14:solidFill>
              <w14:schemeClr w14:val="tx1"/>
            </w14:solidFill>
          </w14:textFill>
        </w:rPr>
        <w:t xml:space="preserve"> Implement different logic gates using universal gates.</w:t>
      </w:r>
    </w:p>
    <w:p w14:paraId="0A52A509">
      <w:pPr>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THEORY:</w:t>
      </w:r>
    </w:p>
    <w:p w14:paraId="7FE49FCA">
      <w:pPr>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In Boolean Algebra, the </w:t>
      </w:r>
      <w:r>
        <w:rPr>
          <w:rStyle w:val="13"/>
          <w:rFonts w:ascii="Times New Roman" w:hAnsi="Times New Roman" w:cs="Times New Roman"/>
          <w:color w:val="000000" w:themeColor="text1"/>
          <w:sz w:val="20"/>
          <w:szCs w:val="20"/>
          <w14:textFill>
            <w14:solidFill>
              <w14:schemeClr w14:val="tx1"/>
            </w14:solidFill>
          </w14:textFill>
        </w:rPr>
        <w:t>NAND</w:t>
      </w:r>
      <w:r>
        <w:rPr>
          <w:rFonts w:ascii="Times New Roman" w:hAnsi="Times New Roman" w:cs="Times New Roman"/>
          <w:color w:val="000000" w:themeColor="text1"/>
          <w:sz w:val="20"/>
          <w:szCs w:val="20"/>
          <w14:textFill>
            <w14:solidFill>
              <w14:schemeClr w14:val="tx1"/>
            </w14:solidFill>
          </w14:textFill>
        </w:rPr>
        <w:t> and </w:t>
      </w:r>
      <w:r>
        <w:rPr>
          <w:rStyle w:val="13"/>
          <w:rFonts w:ascii="Times New Roman" w:hAnsi="Times New Roman" w:cs="Times New Roman"/>
          <w:color w:val="000000" w:themeColor="text1"/>
          <w:sz w:val="20"/>
          <w:szCs w:val="20"/>
          <w14:textFill>
            <w14:solidFill>
              <w14:schemeClr w14:val="tx1"/>
            </w14:solidFill>
          </w14:textFill>
        </w:rPr>
        <w:t>NOR</w:t>
      </w:r>
      <w:r>
        <w:rPr>
          <w:rFonts w:ascii="Times New Roman" w:hAnsi="Times New Roman" w:cs="Times New Roman"/>
          <w:color w:val="000000" w:themeColor="text1"/>
          <w:sz w:val="20"/>
          <w:szCs w:val="20"/>
          <w14:textFill>
            <w14:solidFill>
              <w14:schemeClr w14:val="tx1"/>
            </w14:solidFill>
          </w14:textFill>
        </w:rPr>
        <w:t> gates are called </w:t>
      </w:r>
      <w:r>
        <w:rPr>
          <w:rStyle w:val="13"/>
          <w:rFonts w:ascii="Times New Roman" w:hAnsi="Times New Roman" w:cs="Times New Roman"/>
          <w:color w:val="000000" w:themeColor="text1"/>
          <w:sz w:val="20"/>
          <w:szCs w:val="20"/>
          <w14:textFill>
            <w14:solidFill>
              <w14:schemeClr w14:val="tx1"/>
            </w14:solidFill>
          </w14:textFill>
        </w:rPr>
        <w:t>universal gates</w:t>
      </w:r>
      <w:r>
        <w:rPr>
          <w:rFonts w:ascii="Times New Roman" w:hAnsi="Times New Roman" w:cs="Times New Roman"/>
          <w:color w:val="000000" w:themeColor="text1"/>
          <w:sz w:val="20"/>
          <w:szCs w:val="20"/>
          <w14:textFill>
            <w14:solidFill>
              <w14:schemeClr w14:val="tx1"/>
            </w14:solidFill>
          </w14:textFill>
        </w:rPr>
        <w:t> because any digital circuit can be implemented by using any one of these two i.e. any logic gate can be created using NAND or NOR gates only.</w:t>
      </w:r>
    </w:p>
    <w:p w14:paraId="00D30E6F">
      <w:pPr>
        <w:pStyle w:val="12"/>
        <w:textAlignment w:val="baseline"/>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drawing>
          <wp:inline distT="0" distB="0" distL="0" distR="0">
            <wp:extent cx="4712335" cy="678624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4721346" cy="6799494"/>
                    </a:xfrm>
                    <a:prstGeom prst="rect">
                      <a:avLst/>
                    </a:prstGeom>
                    <a:noFill/>
                    <a:ln>
                      <a:noFill/>
                    </a:ln>
                  </pic:spPr>
                </pic:pic>
              </a:graphicData>
            </a:graphic>
          </wp:inline>
        </w:drawing>
      </w:r>
    </w:p>
    <w:p w14:paraId="3BDD6A27">
      <w:pPr>
        <w:jc w:val="center"/>
        <w:textAlignment w:val="baseline"/>
        <w:rPr>
          <w:rFonts w:ascii="Times New Roman" w:hAnsi="Times New Roman" w:cs="Times New Roman"/>
          <w:color w:val="000000" w:themeColor="text1"/>
          <w:sz w:val="20"/>
          <w:szCs w:val="20"/>
          <w14:textFill>
            <w14:solidFill>
              <w14:schemeClr w14:val="tx1"/>
            </w14:solidFill>
          </w14:textFill>
        </w:rPr>
      </w:pPr>
    </w:p>
    <w:p w14:paraId="442A7BB3">
      <w:pPr>
        <w:pStyle w:val="4"/>
        <w:spacing w:before="360" w:after="36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 Implementation of AND Gate using Universal gates.</w:t>
      </w:r>
    </w:p>
    <w:p w14:paraId="2CD8665C">
      <w:pPr>
        <w:pStyle w:val="5"/>
        <w:spacing w:before="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 Using NAND Gates</w:t>
      </w:r>
    </w:p>
    <w:p w14:paraId="04DB9338">
      <w:pPr>
        <w:pStyle w:val="12"/>
        <w:spacing w:after="150"/>
        <w:textAlignment w:val="baseline"/>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The AND gate can be implemented by using two NAND gates in the below fashion:</w:t>
      </w:r>
    </w:p>
    <w:p w14:paraId="76AB7CDE">
      <w:pPr>
        <w:pStyle w:val="12"/>
        <w:spacing w:after="150"/>
        <w:textAlignment w:val="baseline"/>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drawing>
          <wp:inline distT="0" distB="0" distL="0" distR="0">
            <wp:extent cx="3630930" cy="1720850"/>
            <wp:effectExtent l="0" t="0" r="762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3648935" cy="1729735"/>
                    </a:xfrm>
                    <a:prstGeom prst="rect">
                      <a:avLst/>
                    </a:prstGeom>
                    <a:noFill/>
                    <a:ln>
                      <a:noFill/>
                    </a:ln>
                  </pic:spPr>
                </pic:pic>
              </a:graphicData>
            </a:graphic>
          </wp:inline>
        </w:drawing>
      </w:r>
    </w:p>
    <w:p w14:paraId="2BE25353">
      <w:pPr>
        <w:pStyle w:val="5"/>
        <w:spacing w:before="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b) Using NOR Gates</w:t>
      </w:r>
    </w:p>
    <w:p w14:paraId="24A3689A">
      <w:pPr>
        <w:pStyle w:val="12"/>
        <w:spacing w:after="150"/>
        <w:textAlignment w:val="baseline"/>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Implementation of AND gate using only NOR gates as shown below:</w:t>
      </w:r>
    </w:p>
    <w:p w14:paraId="2BF0A06E">
      <w:pPr>
        <w:pStyle w:val="12"/>
        <w:spacing w:after="150"/>
        <w:textAlignment w:val="baseline"/>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drawing>
          <wp:inline distT="0" distB="0" distL="0" distR="0">
            <wp:extent cx="4356735" cy="1786255"/>
            <wp:effectExtent l="0" t="0" r="5715" b="444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4375595" cy="1794181"/>
                    </a:xfrm>
                    <a:prstGeom prst="rect">
                      <a:avLst/>
                    </a:prstGeom>
                    <a:noFill/>
                    <a:ln>
                      <a:noFill/>
                    </a:ln>
                  </pic:spPr>
                </pic:pic>
              </a:graphicData>
            </a:graphic>
          </wp:inline>
        </w:drawing>
      </w:r>
    </w:p>
    <w:p w14:paraId="4947768D">
      <w:pPr>
        <w:pStyle w:val="4"/>
        <w:spacing w:before="360" w:after="36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2. Implementation of OR Gate using Universal gates.</w:t>
      </w:r>
    </w:p>
    <w:p w14:paraId="559BC9DA">
      <w:pPr>
        <w:pStyle w:val="5"/>
        <w:spacing w:before="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 Using NAND Gates</w:t>
      </w:r>
    </w:p>
    <w:p w14:paraId="549B86BD">
      <w:pPr>
        <w:pStyle w:val="12"/>
        <w:spacing w:after="150"/>
        <w:textAlignment w:val="baseline"/>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The OR gate can be implemented using the NAND gate as below:</w:t>
      </w:r>
    </w:p>
    <w:p w14:paraId="6D8CD2A1">
      <w:pPr>
        <w:pStyle w:val="12"/>
        <w:spacing w:after="150"/>
        <w:textAlignment w:val="baseline"/>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drawing>
          <wp:inline distT="0" distB="0" distL="0" distR="0">
            <wp:extent cx="3601720" cy="16859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3614113" cy="1691606"/>
                    </a:xfrm>
                    <a:prstGeom prst="rect">
                      <a:avLst/>
                    </a:prstGeom>
                    <a:noFill/>
                    <a:ln>
                      <a:noFill/>
                    </a:ln>
                  </pic:spPr>
                </pic:pic>
              </a:graphicData>
            </a:graphic>
          </wp:inline>
        </w:drawing>
      </w:r>
    </w:p>
    <w:p w14:paraId="4E795FC0">
      <w:pPr>
        <w:pStyle w:val="5"/>
        <w:spacing w:before="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b) Using NOR Gates</w:t>
      </w:r>
    </w:p>
    <w:p w14:paraId="215B2CEE">
      <w:pPr>
        <w:pStyle w:val="12"/>
        <w:spacing w:after="150"/>
        <w:textAlignment w:val="baseline"/>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Implementation of OR gate using two NOR gates as shown in the picture below:</w:t>
      </w:r>
    </w:p>
    <w:p w14:paraId="41D77AAE">
      <w:pPr>
        <w:pStyle w:val="12"/>
        <w:spacing w:after="150"/>
        <w:textAlignment w:val="baseline"/>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drawing>
          <wp:inline distT="0" distB="0" distL="0" distR="0">
            <wp:extent cx="3683000" cy="1516380"/>
            <wp:effectExtent l="0" t="0" r="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3701157" cy="1524355"/>
                    </a:xfrm>
                    <a:prstGeom prst="rect">
                      <a:avLst/>
                    </a:prstGeom>
                    <a:noFill/>
                    <a:ln>
                      <a:noFill/>
                    </a:ln>
                  </pic:spPr>
                </pic:pic>
              </a:graphicData>
            </a:graphic>
          </wp:inline>
        </w:drawing>
      </w:r>
    </w:p>
    <w:p w14:paraId="028A4559">
      <w:pPr>
        <w:pStyle w:val="4"/>
        <w:spacing w:before="360" w:after="36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3. Implementation of NOT Gate using Universal gates.</w:t>
      </w:r>
    </w:p>
    <w:p w14:paraId="0D931C89">
      <w:pPr>
        <w:pStyle w:val="5"/>
        <w:spacing w:before="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 Using NAND Gates</w:t>
      </w:r>
    </w:p>
    <w:p w14:paraId="5FBA65E6">
      <w:pPr>
        <w:pStyle w:val="12"/>
        <w:spacing w:after="150"/>
        <w:textAlignment w:val="baseline"/>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drawing>
          <wp:inline distT="0" distB="0" distL="0" distR="0">
            <wp:extent cx="2984500" cy="1527175"/>
            <wp:effectExtent l="0" t="0" r="635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3004750" cy="1537731"/>
                    </a:xfrm>
                    <a:prstGeom prst="rect">
                      <a:avLst/>
                    </a:prstGeom>
                    <a:noFill/>
                    <a:ln>
                      <a:noFill/>
                    </a:ln>
                  </pic:spPr>
                </pic:pic>
              </a:graphicData>
            </a:graphic>
          </wp:inline>
        </w:drawing>
      </w:r>
    </w:p>
    <w:p w14:paraId="0CE406E5">
      <w:pPr>
        <w:pStyle w:val="5"/>
        <w:spacing w:before="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b) Using NOR Gates</w:t>
      </w:r>
    </w:p>
    <w:p w14:paraId="22E9269B">
      <w:pPr>
        <w:pStyle w:val="12"/>
        <w:spacing w:after="150"/>
        <w:textAlignment w:val="baseline"/>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drawing>
          <wp:inline distT="0" distB="0" distL="0" distR="0">
            <wp:extent cx="2811780" cy="1315720"/>
            <wp:effectExtent l="0" t="0" r="762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2833479" cy="1326016"/>
                    </a:xfrm>
                    <a:prstGeom prst="rect">
                      <a:avLst/>
                    </a:prstGeom>
                    <a:noFill/>
                    <a:ln>
                      <a:noFill/>
                    </a:ln>
                  </pic:spPr>
                </pic:pic>
              </a:graphicData>
            </a:graphic>
          </wp:inline>
        </w:drawing>
      </w:r>
    </w:p>
    <w:p w14:paraId="657AD09D">
      <w:pPr>
        <w:pStyle w:val="4"/>
        <w:spacing w:before="360" w:after="36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4. Implementation of XOR Gate using Universal gates.</w:t>
      </w:r>
    </w:p>
    <w:p w14:paraId="33A1FBBD">
      <w:pPr>
        <w:pStyle w:val="5"/>
        <w:spacing w:before="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 Using NAND Gates</w:t>
      </w:r>
    </w:p>
    <w:p w14:paraId="6843604B">
      <w:pPr>
        <w:pStyle w:val="12"/>
        <w:spacing w:after="150"/>
        <w:textAlignment w:val="baseline"/>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drawing>
          <wp:inline distT="0" distB="0" distL="0" distR="0">
            <wp:extent cx="3369310" cy="1347470"/>
            <wp:effectExtent l="0" t="0" r="254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3383864" cy="1353545"/>
                    </a:xfrm>
                    <a:prstGeom prst="rect">
                      <a:avLst/>
                    </a:prstGeom>
                    <a:noFill/>
                    <a:ln>
                      <a:noFill/>
                    </a:ln>
                  </pic:spPr>
                </pic:pic>
              </a:graphicData>
            </a:graphic>
          </wp:inline>
        </w:drawing>
      </w:r>
    </w:p>
    <w:p w14:paraId="7BD206E4">
      <w:pPr>
        <w:pStyle w:val="5"/>
        <w:spacing w:before="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b) Using NOR Gates</w:t>
      </w:r>
    </w:p>
    <w:p w14:paraId="435F5D60">
      <w:pPr>
        <w:pStyle w:val="12"/>
        <w:spacing w:after="150"/>
        <w:textAlignment w:val="baseline"/>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drawing>
          <wp:inline distT="0" distB="0" distL="0" distR="0">
            <wp:extent cx="4337685" cy="1870710"/>
            <wp:effectExtent l="0" t="0" r="571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4376276" cy="1887538"/>
                    </a:xfrm>
                    <a:prstGeom prst="rect">
                      <a:avLst/>
                    </a:prstGeom>
                    <a:noFill/>
                    <a:ln>
                      <a:noFill/>
                    </a:ln>
                  </pic:spPr>
                </pic:pic>
              </a:graphicData>
            </a:graphic>
          </wp:inline>
        </w:drawing>
      </w:r>
    </w:p>
    <w:p w14:paraId="3C8E1227">
      <w:pPr>
        <w:pStyle w:val="4"/>
        <w:spacing w:before="360" w:after="36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5. Implementation of XNOR Gate using Universal gates.</w:t>
      </w:r>
    </w:p>
    <w:p w14:paraId="315B39AF">
      <w:pPr>
        <w:pStyle w:val="5"/>
        <w:spacing w:before="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 Using NAND Gate</w:t>
      </w:r>
    </w:p>
    <w:p w14:paraId="13C0CE69">
      <w:pPr>
        <w:pStyle w:val="12"/>
        <w:spacing w:after="150"/>
        <w:textAlignment w:val="baseline"/>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drawing>
          <wp:inline distT="0" distB="0" distL="0" distR="0">
            <wp:extent cx="3385185" cy="1410970"/>
            <wp:effectExtent l="0" t="0" r="571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3402102" cy="1418269"/>
                    </a:xfrm>
                    <a:prstGeom prst="rect">
                      <a:avLst/>
                    </a:prstGeom>
                    <a:noFill/>
                    <a:ln>
                      <a:noFill/>
                    </a:ln>
                  </pic:spPr>
                </pic:pic>
              </a:graphicData>
            </a:graphic>
          </wp:inline>
        </w:drawing>
      </w:r>
    </w:p>
    <w:p w14:paraId="66BB51D5">
      <w:pPr>
        <w:pStyle w:val="5"/>
        <w:spacing w:before="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b) Using NOR Gate</w:t>
      </w:r>
    </w:p>
    <w:p w14:paraId="3B3F415B">
      <w:pPr>
        <w:pStyle w:val="12"/>
        <w:spacing w:after="150"/>
        <w:textAlignment w:val="baseline"/>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drawing>
          <wp:inline distT="0" distB="0" distL="0" distR="0">
            <wp:extent cx="2510155" cy="1332230"/>
            <wp:effectExtent l="0" t="0" r="4445"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2531762" cy="1343552"/>
                    </a:xfrm>
                    <a:prstGeom prst="rect">
                      <a:avLst/>
                    </a:prstGeom>
                    <a:noFill/>
                    <a:ln>
                      <a:noFill/>
                    </a:ln>
                  </pic:spPr>
                </pic:pic>
              </a:graphicData>
            </a:graphic>
          </wp:inline>
        </w:drawing>
      </w:r>
    </w:p>
    <w:p w14:paraId="04BB05E5">
      <w:pPr>
        <w:pStyle w:val="4"/>
        <w:spacing w:before="360" w:after="36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6. Implementation of NOR Gate using NAND Gates</w:t>
      </w:r>
    </w:p>
    <w:p w14:paraId="15DDE0C2">
      <w:pPr>
        <w:pStyle w:val="12"/>
        <w:spacing w:after="150"/>
        <w:textAlignment w:val="baseline"/>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drawing>
          <wp:inline distT="0" distB="0" distL="0" distR="0">
            <wp:extent cx="3103880" cy="1405890"/>
            <wp:effectExtent l="0" t="0" r="127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3119705" cy="1412875"/>
                    </a:xfrm>
                    <a:prstGeom prst="rect">
                      <a:avLst/>
                    </a:prstGeom>
                    <a:noFill/>
                    <a:ln>
                      <a:noFill/>
                    </a:ln>
                  </pic:spPr>
                </pic:pic>
              </a:graphicData>
            </a:graphic>
          </wp:inline>
        </w:drawing>
      </w:r>
    </w:p>
    <w:p w14:paraId="7C043FA6">
      <w:pPr>
        <w:pStyle w:val="4"/>
        <w:spacing w:before="360" w:after="36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7. Implementation of NAND Gate using NOR Gates</w:t>
      </w:r>
    </w:p>
    <w:p w14:paraId="4A0AC6F4">
      <w:pPr>
        <w:pStyle w:val="12"/>
        <w:spacing w:after="150"/>
        <w:textAlignment w:val="baseline"/>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drawing>
          <wp:inline distT="0" distB="0" distL="0" distR="0">
            <wp:extent cx="3446145" cy="2207895"/>
            <wp:effectExtent l="0" t="0" r="190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3474039" cy="2226177"/>
                    </a:xfrm>
                    <a:prstGeom prst="rect">
                      <a:avLst/>
                    </a:prstGeom>
                    <a:noFill/>
                    <a:ln>
                      <a:noFill/>
                    </a:ln>
                  </pic:spPr>
                </pic:pic>
              </a:graphicData>
            </a:graphic>
          </wp:inline>
        </w:drawing>
      </w:r>
    </w:p>
    <w:p w14:paraId="1A7F5E07">
      <w:pPr>
        <w:pStyle w:val="12"/>
        <w:textAlignment w:val="baseline"/>
        <w:rPr>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mc:AlternateContent>
          <mc:Choice Requires="wps">
            <w:drawing>
              <wp:inline distT="0" distB="0" distL="0" distR="0">
                <wp:extent cx="306705" cy="306705"/>
                <wp:effectExtent l="0" t="0" r="0" b="0"/>
                <wp:docPr id="10" name="Rectangle 10">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10" o:spid="_x0000_s1026" o:spt="1" href="https://practice.geeksforgeeks.org/events/rec/interview-series?utm_source=gfg%26utm_medium=in-article%26utm_campaign=Interview-ser" style="height:24.15pt;width:24.15pt;" o:button="t" filled="f" stroked="f" coordsize="21600,21600" o:gfxdata="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ntC+p0AAAAAMBAAAPAAAAAAAAAAEAIAAAACIAAABkcnMvZG93bnJldi54bWxQ&#10;SwECFAAUAAAACACHTuJAmH2dQP8BAAAUBAAADgAAAAAAAAABACAAAAAfAQAAZHJzL2Uyb0RvYy54&#10;bWxQSwUGAAAAAAYABgBZAQAAkAUAAAAA&#10;">
                <v:fill on="f" focussize="0,0"/>
                <v:stroke on="f"/>
                <v:imagedata o:title=""/>
                <o:lock v:ext="edit" aspectratio="t"/>
                <w10:wrap type="none"/>
                <w10:anchorlock/>
              </v:rect>
            </w:pict>
          </mc:Fallback>
        </mc:AlternateContent>
      </w:r>
    </w:p>
    <w:p w14:paraId="3B37CFF7">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 xml:space="preserve">RESULT: </w:t>
      </w:r>
      <w:r>
        <w:rPr>
          <w:rFonts w:ascii="Times New Roman" w:hAnsi="Times New Roman" w:cs="Times New Roman"/>
          <w:color w:val="000000" w:themeColor="text1"/>
          <w:sz w:val="20"/>
          <w:szCs w:val="20"/>
          <w14:textFill>
            <w14:solidFill>
              <w14:schemeClr w14:val="tx1"/>
            </w14:solidFill>
          </w14:textFill>
        </w:rPr>
        <w:t>Implementation of logic gates using universal gates are done successfully.</w:t>
      </w:r>
    </w:p>
    <w:p w14:paraId="6D9A96A6">
      <w:pPr>
        <w:rPr>
          <w:rFonts w:ascii="Times New Roman" w:hAnsi="Times New Roman" w:cs="Times New Roman"/>
          <w:b/>
          <w:bCs/>
          <w:color w:val="000000" w:themeColor="text1"/>
          <w:sz w:val="20"/>
          <w:szCs w:val="20"/>
          <w14:textFill>
            <w14:solidFill>
              <w14:schemeClr w14:val="tx1"/>
            </w14:solidFill>
          </w14:textFill>
        </w:rPr>
      </w:pPr>
    </w:p>
    <w:p w14:paraId="5A157C5E">
      <w:pPr>
        <w:spacing w:after="0"/>
        <w:rPr>
          <w:rFonts w:ascii="Times New Roman" w:hAnsi="Times New Roman" w:cs="Times New Roman"/>
          <w:bCs/>
          <w:color w:val="000000" w:themeColor="text1"/>
          <w:sz w:val="20"/>
          <w:szCs w:val="20"/>
          <w14:textFill>
            <w14:solidFill>
              <w14:schemeClr w14:val="tx1"/>
            </w14:solidFill>
          </w14:textFill>
        </w:rPr>
      </w:pPr>
    </w:p>
    <w:p w14:paraId="351310EE">
      <w:pPr>
        <w:spacing w:after="0"/>
        <w:jc w:val="center"/>
        <w:rPr>
          <w:rFonts w:ascii="Times New Roman" w:hAnsi="Times New Roman" w:cs="Times New Roman"/>
          <w:b/>
          <w:color w:val="000000" w:themeColor="text1"/>
          <w:sz w:val="20"/>
          <w:szCs w:val="20"/>
          <w14:textFill>
            <w14:solidFill>
              <w14:schemeClr w14:val="tx1"/>
            </w14:solidFill>
          </w14:textFill>
        </w:rPr>
      </w:pPr>
    </w:p>
    <w:p w14:paraId="5EC17803">
      <w:pPr>
        <w:spacing w:after="0"/>
        <w:jc w:val="center"/>
        <w:rPr>
          <w:rFonts w:ascii="Times New Roman" w:hAnsi="Times New Roman" w:cs="Times New Roman"/>
          <w:b/>
          <w:color w:val="000000" w:themeColor="text1"/>
          <w:sz w:val="20"/>
          <w:szCs w:val="20"/>
          <w14:textFill>
            <w14:solidFill>
              <w14:schemeClr w14:val="tx1"/>
            </w14:solidFill>
          </w14:textFill>
        </w:rPr>
      </w:pPr>
    </w:p>
    <w:p w14:paraId="0110D7F9">
      <w:pPr>
        <w:spacing w:after="0"/>
        <w:jc w:val="center"/>
        <w:rPr>
          <w:rFonts w:ascii="Times New Roman" w:hAnsi="Times New Roman" w:cs="Times New Roman"/>
          <w:b/>
          <w:color w:val="000000" w:themeColor="text1"/>
          <w:sz w:val="20"/>
          <w:szCs w:val="20"/>
          <w14:textFill>
            <w14:solidFill>
              <w14:schemeClr w14:val="tx1"/>
            </w14:solidFill>
          </w14:textFill>
        </w:rPr>
      </w:pPr>
    </w:p>
    <w:p w14:paraId="14D8DE7C">
      <w:pPr>
        <w:spacing w:after="0"/>
        <w:jc w:val="center"/>
        <w:rPr>
          <w:rFonts w:ascii="Times New Roman" w:hAnsi="Times New Roman" w:cs="Times New Roman"/>
          <w:b/>
          <w:color w:val="000000" w:themeColor="text1"/>
          <w:sz w:val="20"/>
          <w:szCs w:val="20"/>
          <w14:textFill>
            <w14:solidFill>
              <w14:schemeClr w14:val="tx1"/>
            </w14:solidFill>
          </w14:textFill>
        </w:rPr>
      </w:pPr>
    </w:p>
    <w:p w14:paraId="3984F7E2">
      <w:pPr>
        <w:spacing w:after="0"/>
        <w:jc w:val="center"/>
        <w:rPr>
          <w:rFonts w:ascii="Times New Roman" w:hAnsi="Times New Roman" w:cs="Times New Roman"/>
          <w:b/>
          <w:color w:val="000000" w:themeColor="text1"/>
          <w:sz w:val="20"/>
          <w:szCs w:val="20"/>
          <w14:textFill>
            <w14:solidFill>
              <w14:schemeClr w14:val="tx1"/>
            </w14:solidFill>
          </w14:textFill>
        </w:rPr>
      </w:pPr>
    </w:p>
    <w:p w14:paraId="0553ED67">
      <w:pPr>
        <w:spacing w:after="0"/>
        <w:jc w:val="center"/>
        <w:rPr>
          <w:rFonts w:ascii="Times New Roman" w:hAnsi="Times New Roman" w:cs="Times New Roman"/>
          <w:b/>
          <w:color w:val="000000" w:themeColor="text1"/>
          <w:sz w:val="20"/>
          <w:szCs w:val="20"/>
          <w14:textFill>
            <w14:solidFill>
              <w14:schemeClr w14:val="tx1"/>
            </w14:solidFill>
          </w14:textFill>
        </w:rPr>
      </w:pPr>
    </w:p>
    <w:p w14:paraId="17DBE2AE">
      <w:pPr>
        <w:spacing w:after="0"/>
        <w:jc w:val="center"/>
        <w:rPr>
          <w:rFonts w:ascii="Times New Roman" w:hAnsi="Times New Roman" w:cs="Times New Roman"/>
          <w:b/>
          <w:color w:val="000000" w:themeColor="text1"/>
          <w:sz w:val="20"/>
          <w:szCs w:val="20"/>
          <w14:textFill>
            <w14:solidFill>
              <w14:schemeClr w14:val="tx1"/>
            </w14:solidFill>
          </w14:textFill>
        </w:rPr>
      </w:pPr>
    </w:p>
    <w:p w14:paraId="68DA94B6">
      <w:pPr>
        <w:spacing w:after="0"/>
        <w:jc w:val="center"/>
        <w:rPr>
          <w:rFonts w:ascii="Times New Roman" w:hAnsi="Times New Roman" w:cs="Times New Roman"/>
          <w:b/>
          <w:color w:val="000000" w:themeColor="text1"/>
          <w:sz w:val="20"/>
          <w:szCs w:val="20"/>
          <w14:textFill>
            <w14:solidFill>
              <w14:schemeClr w14:val="tx1"/>
            </w14:solidFill>
          </w14:textFill>
        </w:rPr>
      </w:pPr>
    </w:p>
    <w:p w14:paraId="0F829A2D">
      <w:pPr>
        <w:spacing w:after="0"/>
        <w:jc w:val="center"/>
        <w:rPr>
          <w:rFonts w:ascii="Times New Roman" w:hAnsi="Times New Roman" w:cs="Times New Roman"/>
          <w:b/>
          <w:color w:val="000000" w:themeColor="text1"/>
          <w:sz w:val="20"/>
          <w:szCs w:val="20"/>
          <w14:textFill>
            <w14:solidFill>
              <w14:schemeClr w14:val="tx1"/>
            </w14:solidFill>
          </w14:textFill>
        </w:rPr>
      </w:pPr>
    </w:p>
    <w:p w14:paraId="524DF230">
      <w:pPr>
        <w:spacing w:after="0"/>
        <w:jc w:val="center"/>
        <w:rPr>
          <w:rFonts w:ascii="Times New Roman" w:hAnsi="Times New Roman" w:cs="Times New Roman"/>
          <w:b/>
          <w:color w:val="000000" w:themeColor="text1"/>
          <w:sz w:val="20"/>
          <w:szCs w:val="20"/>
          <w14:textFill>
            <w14:solidFill>
              <w14:schemeClr w14:val="tx1"/>
            </w14:solidFill>
          </w14:textFill>
        </w:rPr>
      </w:pPr>
    </w:p>
    <w:p w14:paraId="23EFB5B1">
      <w:pPr>
        <w:spacing w:after="0"/>
        <w:jc w:val="center"/>
        <w:rPr>
          <w:rFonts w:ascii="Times New Roman" w:hAnsi="Times New Roman" w:cs="Times New Roman"/>
          <w:b/>
          <w:color w:val="000000" w:themeColor="text1"/>
          <w:sz w:val="20"/>
          <w:szCs w:val="20"/>
          <w14:textFill>
            <w14:solidFill>
              <w14:schemeClr w14:val="tx1"/>
            </w14:solidFill>
          </w14:textFill>
        </w:rPr>
      </w:pPr>
    </w:p>
    <w:p w14:paraId="07B05F35">
      <w:pPr>
        <w:spacing w:after="0"/>
        <w:jc w:val="center"/>
        <w:rPr>
          <w:rFonts w:ascii="Times New Roman" w:hAnsi="Times New Roman" w:cs="Times New Roman"/>
          <w:b/>
          <w:color w:val="000000" w:themeColor="text1"/>
          <w:sz w:val="20"/>
          <w:szCs w:val="20"/>
          <w14:textFill>
            <w14:solidFill>
              <w14:schemeClr w14:val="tx1"/>
            </w14:solidFill>
          </w14:textFill>
        </w:rPr>
      </w:pPr>
    </w:p>
    <w:p w14:paraId="2316BD2D">
      <w:pPr>
        <w:spacing w:after="0"/>
        <w:jc w:val="center"/>
        <w:rPr>
          <w:rFonts w:ascii="Times New Roman" w:hAnsi="Times New Roman" w:cs="Times New Roman"/>
          <w:b/>
          <w:color w:val="000000" w:themeColor="text1"/>
          <w:sz w:val="20"/>
          <w:szCs w:val="20"/>
          <w14:textFill>
            <w14:solidFill>
              <w14:schemeClr w14:val="tx1"/>
            </w14:solidFill>
          </w14:textFill>
        </w:rPr>
      </w:pPr>
    </w:p>
    <w:p w14:paraId="302342C5">
      <w:pPr>
        <w:spacing w:after="0"/>
        <w:jc w:val="center"/>
        <w:rPr>
          <w:rFonts w:ascii="Times New Roman" w:hAnsi="Times New Roman" w:cs="Times New Roman"/>
          <w:b/>
          <w:color w:val="000000" w:themeColor="text1"/>
          <w:sz w:val="20"/>
          <w:szCs w:val="20"/>
          <w14:textFill>
            <w14:solidFill>
              <w14:schemeClr w14:val="tx1"/>
            </w14:solidFill>
          </w14:textFill>
        </w:rPr>
      </w:pPr>
    </w:p>
    <w:p w14:paraId="53BC0B32">
      <w:pPr>
        <w:spacing w:after="0"/>
        <w:jc w:val="center"/>
        <w:rPr>
          <w:rFonts w:ascii="Times New Roman" w:hAnsi="Times New Roman" w:cs="Times New Roman"/>
          <w:b/>
          <w:color w:val="000000" w:themeColor="text1"/>
          <w:sz w:val="20"/>
          <w:szCs w:val="20"/>
          <w14:textFill>
            <w14:solidFill>
              <w14:schemeClr w14:val="tx1"/>
            </w14:solidFill>
          </w14:textFill>
        </w:rPr>
      </w:pPr>
    </w:p>
    <w:p w14:paraId="3F9D8384">
      <w:pPr>
        <w:spacing w:after="0"/>
        <w:jc w:val="center"/>
        <w:rPr>
          <w:rFonts w:ascii="Times New Roman" w:hAnsi="Times New Roman" w:cs="Times New Roman"/>
          <w:b/>
          <w:color w:val="000000" w:themeColor="text1"/>
          <w:sz w:val="20"/>
          <w:szCs w:val="20"/>
          <w14:textFill>
            <w14:solidFill>
              <w14:schemeClr w14:val="tx1"/>
            </w14:solidFill>
          </w14:textFill>
        </w:rPr>
      </w:pPr>
    </w:p>
    <w:p w14:paraId="47E40EB1">
      <w:pPr>
        <w:spacing w:after="0"/>
        <w:jc w:val="center"/>
        <w:rPr>
          <w:rFonts w:ascii="Times New Roman" w:hAnsi="Times New Roman" w:cs="Times New Roman"/>
          <w:b/>
          <w:color w:val="000000" w:themeColor="text1"/>
          <w:sz w:val="20"/>
          <w:szCs w:val="20"/>
          <w14:textFill>
            <w14:solidFill>
              <w14:schemeClr w14:val="tx1"/>
            </w14:solidFill>
          </w14:textFill>
        </w:rPr>
      </w:pPr>
    </w:p>
    <w:p w14:paraId="15553A1D">
      <w:pPr>
        <w:spacing w:after="0"/>
        <w:jc w:val="center"/>
        <w:rPr>
          <w:rFonts w:ascii="Times New Roman" w:hAnsi="Times New Roman" w:cs="Times New Roman"/>
          <w:b/>
          <w:color w:val="000000" w:themeColor="text1"/>
          <w:sz w:val="20"/>
          <w:szCs w:val="20"/>
          <w14:textFill>
            <w14:solidFill>
              <w14:schemeClr w14:val="tx1"/>
            </w14:solidFill>
          </w14:textFill>
        </w:rPr>
      </w:pPr>
    </w:p>
    <w:p w14:paraId="68F43412">
      <w:pPr>
        <w:spacing w:after="0"/>
        <w:jc w:val="center"/>
        <w:rPr>
          <w:rFonts w:ascii="Times New Roman" w:hAnsi="Times New Roman" w:cs="Times New Roman"/>
          <w:b/>
          <w:color w:val="000000" w:themeColor="text1"/>
          <w:sz w:val="20"/>
          <w:szCs w:val="20"/>
          <w14:textFill>
            <w14:solidFill>
              <w14:schemeClr w14:val="tx1"/>
            </w14:solidFill>
          </w14:textFill>
        </w:rPr>
      </w:pPr>
    </w:p>
    <w:p w14:paraId="40D1A686">
      <w:pPr>
        <w:spacing w:after="0"/>
        <w:jc w:val="center"/>
        <w:rPr>
          <w:rFonts w:ascii="Times New Roman" w:hAnsi="Times New Roman" w:cs="Times New Roman"/>
          <w:b/>
          <w:color w:val="000000" w:themeColor="text1"/>
          <w:sz w:val="20"/>
          <w:szCs w:val="20"/>
          <w14:textFill>
            <w14:solidFill>
              <w14:schemeClr w14:val="tx1"/>
            </w14:solidFill>
          </w14:textFill>
        </w:rPr>
      </w:pPr>
    </w:p>
    <w:p w14:paraId="5FC849A9">
      <w:pPr>
        <w:spacing w:after="0"/>
        <w:jc w:val="center"/>
        <w:rPr>
          <w:rFonts w:ascii="Times New Roman" w:hAnsi="Times New Roman" w:cs="Times New Roman"/>
          <w:b/>
          <w:color w:val="000000" w:themeColor="text1"/>
          <w:sz w:val="20"/>
          <w:szCs w:val="20"/>
          <w14:textFill>
            <w14:solidFill>
              <w14:schemeClr w14:val="tx1"/>
            </w14:solidFill>
          </w14:textFill>
        </w:rPr>
      </w:pPr>
    </w:p>
    <w:p w14:paraId="2C18F5D9">
      <w:pPr>
        <w:spacing w:after="0"/>
        <w:jc w:val="center"/>
        <w:rPr>
          <w:rFonts w:ascii="Times New Roman" w:hAnsi="Times New Roman" w:cs="Times New Roman"/>
          <w:b/>
          <w:color w:val="000000" w:themeColor="text1"/>
          <w:sz w:val="20"/>
          <w:szCs w:val="20"/>
          <w14:textFill>
            <w14:solidFill>
              <w14:schemeClr w14:val="tx1"/>
            </w14:solidFill>
          </w14:textFill>
        </w:rPr>
      </w:pPr>
    </w:p>
    <w:p w14:paraId="0DF25C74">
      <w:pPr>
        <w:spacing w:after="0"/>
        <w:jc w:val="center"/>
        <w:rPr>
          <w:rFonts w:ascii="Times New Roman" w:hAnsi="Times New Roman" w:cs="Times New Roman"/>
          <w:b/>
          <w:color w:val="000000" w:themeColor="text1"/>
          <w:sz w:val="20"/>
          <w:szCs w:val="20"/>
          <w14:textFill>
            <w14:solidFill>
              <w14:schemeClr w14:val="tx1"/>
            </w14:solidFill>
          </w14:textFill>
        </w:rPr>
      </w:pPr>
    </w:p>
    <w:p w14:paraId="71C257EE">
      <w:pPr>
        <w:spacing w:after="0"/>
        <w:jc w:val="center"/>
        <w:rPr>
          <w:rFonts w:ascii="Times New Roman" w:hAnsi="Times New Roman" w:cs="Times New Roman"/>
          <w:b/>
          <w:color w:val="000000" w:themeColor="text1"/>
          <w:sz w:val="20"/>
          <w:szCs w:val="20"/>
          <w14:textFill>
            <w14:solidFill>
              <w14:schemeClr w14:val="tx1"/>
            </w14:solidFill>
          </w14:textFill>
        </w:rPr>
      </w:pPr>
    </w:p>
    <w:p w14:paraId="674C3A3F">
      <w:pPr>
        <w:spacing w:after="0"/>
        <w:jc w:val="center"/>
        <w:rPr>
          <w:rFonts w:ascii="Times New Roman" w:hAnsi="Times New Roman" w:cs="Times New Roman"/>
          <w:b/>
          <w:color w:val="000000" w:themeColor="text1"/>
          <w:sz w:val="20"/>
          <w:szCs w:val="20"/>
          <w14:textFill>
            <w14:solidFill>
              <w14:schemeClr w14:val="tx1"/>
            </w14:solidFill>
          </w14:textFill>
        </w:rPr>
      </w:pPr>
    </w:p>
    <w:p w14:paraId="6DF3C32C">
      <w:pPr>
        <w:spacing w:after="0"/>
        <w:jc w:val="center"/>
        <w:rPr>
          <w:rFonts w:ascii="Times New Roman" w:hAnsi="Times New Roman" w:cs="Times New Roman"/>
          <w:b/>
          <w:color w:val="000000" w:themeColor="text1"/>
          <w:sz w:val="20"/>
          <w:szCs w:val="20"/>
          <w14:textFill>
            <w14:solidFill>
              <w14:schemeClr w14:val="tx1"/>
            </w14:solidFill>
          </w14:textFill>
        </w:rPr>
      </w:pPr>
    </w:p>
    <w:p w14:paraId="11ABAA62">
      <w:pPr>
        <w:spacing w:after="0"/>
        <w:jc w:val="center"/>
        <w:rPr>
          <w:rFonts w:ascii="Times New Roman" w:hAnsi="Times New Roman" w:cs="Times New Roman"/>
          <w:b/>
          <w:color w:val="000000" w:themeColor="text1"/>
          <w:sz w:val="20"/>
          <w:szCs w:val="20"/>
          <w:u w:val="single"/>
          <w14:textFill>
            <w14:solidFill>
              <w14:schemeClr w14:val="tx1"/>
            </w14:solidFill>
          </w14:textFill>
        </w:rPr>
      </w:pPr>
      <w:r>
        <w:rPr>
          <w:rFonts w:ascii="Times New Roman" w:hAnsi="Times New Roman" w:cs="Times New Roman"/>
          <w:b/>
          <w:color w:val="000000" w:themeColor="text1"/>
          <w:sz w:val="20"/>
          <w:szCs w:val="20"/>
          <w:u w:val="single"/>
          <w14:textFill>
            <w14:solidFill>
              <w14:schemeClr w14:val="tx1"/>
            </w14:solidFill>
          </w14:textFill>
        </w:rPr>
        <w:t>Experiment-3</w:t>
      </w:r>
    </w:p>
    <w:p w14:paraId="20B8E639">
      <w:pPr>
        <w:spacing w:after="0"/>
        <w:jc w:val="center"/>
        <w:rPr>
          <w:rFonts w:ascii="Times New Roman" w:hAnsi="Times New Roman" w:cs="Times New Roman"/>
          <w:b/>
          <w:color w:val="000000" w:themeColor="text1"/>
          <w:sz w:val="20"/>
          <w:szCs w:val="20"/>
          <w14:textFill>
            <w14:solidFill>
              <w14:schemeClr w14:val="tx1"/>
            </w14:solidFill>
          </w14:textFill>
        </w:rPr>
      </w:pPr>
    </w:p>
    <w:p w14:paraId="0FB57475">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AIM:</w:t>
      </w:r>
      <w:r>
        <w:rPr>
          <w:rFonts w:ascii="Times New Roman" w:hAnsi="Times New Roman" w:cs="Times New Roman"/>
          <w:color w:val="000000" w:themeColor="text1"/>
          <w:sz w:val="20"/>
          <w:szCs w:val="20"/>
          <w14:textFill>
            <w14:solidFill>
              <w14:schemeClr w14:val="tx1"/>
            </w14:solidFill>
          </w14:textFill>
        </w:rPr>
        <w:t xml:space="preserve"> Implementing HALF ADDER, FULL ADDER using basic logic gates</w:t>
      </w:r>
    </w:p>
    <w:p w14:paraId="30EC4620">
      <w:pPr>
        <w:spacing w:after="0"/>
        <w:rPr>
          <w:rFonts w:ascii="Times New Roman" w:hAnsi="Times New Roman" w:cs="Times New Roman"/>
          <w:b/>
          <w:color w:val="000000" w:themeColor="text1"/>
          <w:sz w:val="20"/>
          <w:szCs w:val="20"/>
          <w:u w:val="single"/>
          <w14:textFill>
            <w14:solidFill>
              <w14:schemeClr w14:val="tx1"/>
            </w14:solidFill>
          </w14:textFill>
        </w:rPr>
      </w:pPr>
    </w:p>
    <w:p w14:paraId="7B197A89">
      <w:pPr>
        <w:spacing w:after="0"/>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THEORY:</w:t>
      </w:r>
    </w:p>
    <w:p w14:paraId="4AB86A18">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The most basic arithmetic operation is the addition of two binary digits. There are four possible elementary operations, namely, </w:t>
      </w:r>
    </w:p>
    <w:p w14:paraId="1FCB0964">
      <w:pPr>
        <w:spacing w:after="0"/>
        <w:rPr>
          <w:rFonts w:ascii="Times New Roman" w:hAnsi="Times New Roman" w:cs="Times New Roman"/>
          <w:color w:val="000000" w:themeColor="text1"/>
          <w:sz w:val="20"/>
          <w:szCs w:val="20"/>
          <w14:textFill>
            <w14:solidFill>
              <w14:schemeClr w14:val="tx1"/>
            </w14:solidFill>
          </w14:textFill>
        </w:rPr>
      </w:pPr>
    </w:p>
    <w:p w14:paraId="4B33FFAB">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0 + 0 = 0 </w:t>
      </w:r>
    </w:p>
    <w:p w14:paraId="24E421C2">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0 + 1 = 1 </w:t>
      </w:r>
    </w:p>
    <w:p w14:paraId="5EEFD2C3">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1 + 0 = 1 </w:t>
      </w:r>
    </w:p>
    <w:p w14:paraId="31756107">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1 + 1 = 0 (with 1 as carry) </w:t>
      </w:r>
    </w:p>
    <w:p w14:paraId="7F180961">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The first three operations produce a sum of whose length is one digit, but when the last operation is performed the sum is two digits. The higher significant bit of this result is called a carry and lower significant bit is called the sum. </w:t>
      </w:r>
    </w:p>
    <w:p w14:paraId="582CC526">
      <w:pPr>
        <w:spacing w:after="0"/>
        <w:rPr>
          <w:rFonts w:ascii="Times New Roman" w:hAnsi="Times New Roman" w:cs="Times New Roman"/>
          <w:b/>
          <w:color w:val="000000" w:themeColor="text1"/>
          <w:sz w:val="20"/>
          <w:szCs w:val="20"/>
          <w14:textFill>
            <w14:solidFill>
              <w14:schemeClr w14:val="tx1"/>
            </w14:solidFill>
          </w14:textFill>
        </w:rPr>
      </w:pPr>
    </w:p>
    <w:p w14:paraId="489426D5">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Half Adder</w:t>
      </w:r>
      <w:r>
        <w:rPr>
          <w:rFonts w:ascii="Times New Roman" w:hAnsi="Times New Roman" w:cs="Times New Roman"/>
          <w:color w:val="000000" w:themeColor="text1"/>
          <w:sz w:val="20"/>
          <w:szCs w:val="20"/>
          <w14:textFill>
            <w14:solidFill>
              <w14:schemeClr w14:val="tx1"/>
            </w14:solidFill>
          </w14:textFill>
        </w:rPr>
        <w:t>: A combinational circuit which performs the addition of two bits is called half adder. The input variables designate the augend and the addend bit, whereas the output variables produce the sum and carry bits.</w:t>
      </w:r>
    </w:p>
    <w:p w14:paraId="76A2A606">
      <w:pPr>
        <w:spacing w:after="0"/>
        <w:rPr>
          <w:rFonts w:ascii="Times New Roman" w:hAnsi="Times New Roman" w:cs="Times New Roman"/>
          <w:color w:val="000000" w:themeColor="text1"/>
          <w:sz w:val="20"/>
          <w:szCs w:val="20"/>
          <w14:textFill>
            <w14:solidFill>
              <w14:schemeClr w14:val="tx1"/>
            </w14:solidFill>
          </w14:textFill>
        </w:rPr>
      </w:pPr>
    </w:p>
    <w:p w14:paraId="58C81C8E">
      <w:pPr>
        <w:spacing w:after="0"/>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Block Diagram:</w:t>
      </w:r>
    </w:p>
    <w:p w14:paraId="0FFC4E7A">
      <w:pPr>
        <w:spacing w:after="0"/>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ab/>
      </w:r>
      <w:r>
        <w:rPr>
          <w:rFonts w:ascii="Times New Roman" w:hAnsi="Times New Roman" w:cs="Times New Roman"/>
          <w:b/>
          <w:color w:val="000000" w:themeColor="text1"/>
          <w:sz w:val="20"/>
          <w:szCs w:val="20"/>
          <w14:textFill>
            <w14:solidFill>
              <w14:schemeClr w14:val="tx1"/>
            </w14:solidFill>
          </w14:textFill>
        </w:rPr>
        <w:tab/>
      </w:r>
      <w:r>
        <w:rPr>
          <w:rFonts w:ascii="Times New Roman" w:hAnsi="Times New Roman" w:cs="Times New Roman"/>
          <w:b/>
          <w:color w:val="000000" w:themeColor="text1"/>
          <w:sz w:val="20"/>
          <w:szCs w:val="20"/>
          <w14:textFill>
            <w14:solidFill>
              <w14:schemeClr w14:val="tx1"/>
            </w14:solidFill>
          </w14:textFill>
        </w:rPr>
        <w:tab/>
      </w:r>
      <w:r>
        <w:rPr>
          <w:rFonts w:ascii="Times New Roman" w:hAnsi="Times New Roman" w:cs="Times New Roman"/>
          <w:b/>
          <w:color w:val="000000" w:themeColor="text1"/>
          <w:sz w:val="20"/>
          <w:szCs w:val="20"/>
          <w14:textFill>
            <w14:solidFill>
              <w14:schemeClr w14:val="tx1"/>
            </w14:solidFill>
          </w14:textFill>
        </w:rPr>
        <w:tab/>
      </w:r>
      <w:r>
        <w:rPr>
          <w:rFonts w:ascii="Times New Roman" w:hAnsi="Times New Roman" w:cs="Times New Roman"/>
          <w:b/>
          <w:color w:val="000000" w:themeColor="text1"/>
          <w:sz w:val="20"/>
          <w:szCs w:val="20"/>
          <w14:textFill>
            <w14:solidFill>
              <w14:schemeClr w14:val="tx1"/>
            </w14:solidFill>
          </w14:textFill>
        </w:rPr>
        <w:tab/>
      </w:r>
    </w:p>
    <w:p w14:paraId="5D5B5E75">
      <w:pPr>
        <w:spacing w:after="0"/>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2085975</wp:posOffset>
                </wp:positionH>
                <wp:positionV relativeFrom="paragraph">
                  <wp:posOffset>38735</wp:posOffset>
                </wp:positionV>
                <wp:extent cx="1228725" cy="819150"/>
                <wp:effectExtent l="0" t="0" r="28575" b="19050"/>
                <wp:wrapNone/>
                <wp:docPr id="3" name="Rectangle 3"/>
                <wp:cNvGraphicFramePr/>
                <a:graphic xmlns:a="http://schemas.openxmlformats.org/drawingml/2006/main">
                  <a:graphicData uri="http://schemas.microsoft.com/office/word/2010/wordprocessingShape">
                    <wps:wsp>
                      <wps:cNvSpPr/>
                      <wps:spPr>
                        <a:xfrm>
                          <a:off x="0" y="0"/>
                          <a:ext cx="1228725" cy="819150"/>
                        </a:xfrm>
                        <a:prstGeom prst="rect">
                          <a:avLst/>
                        </a:prstGeom>
                      </wps:spPr>
                      <wps:style>
                        <a:lnRef idx="2">
                          <a:schemeClr val="dk1"/>
                        </a:lnRef>
                        <a:fillRef idx="1">
                          <a:schemeClr val="lt1"/>
                        </a:fillRef>
                        <a:effectRef idx="0">
                          <a:schemeClr val="dk1"/>
                        </a:effectRef>
                        <a:fontRef idx="minor">
                          <a:schemeClr val="dk1"/>
                        </a:fontRef>
                      </wps:style>
                      <wps:txbx>
                        <w:txbxContent>
                          <w:p w14:paraId="24194D2B">
                            <w:pPr>
                              <w:jc w:val="center"/>
                              <w:rPr>
                                <w:sz w:val="48"/>
                                <w:szCs w:val="48"/>
                              </w:rPr>
                            </w:pPr>
                            <w:r>
                              <w:rPr>
                                <w:sz w:val="48"/>
                                <w:szCs w:val="48"/>
                              </w:rPr>
                              <w:t>HA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margin-left:164.25pt;margin-top:3.05pt;height:64.5pt;width:96.75pt;z-index:251660288;v-text-anchor:middle;mso-width-relative:page;mso-height-relative:page;" fillcolor="#FFFFFF [3201]" filled="t" stroked="t" coordsize="21600,21600" o:gfxdata="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KUDZgtcAAAAJAQAADwAAAAAAAAABACAAAAAiAAAAZHJzL2Rvd25yZXYueG1sUEsBAhQAFAAA&#10;AAgAh07iQPPIz8ViAgAA6wQAAA4AAAAAAAAAAQAgAAAAJgEAAGRycy9lMm9Eb2MueG1sUEsFBgAA&#10;AAAGAAYAWQEAAPoFAAAAAA==&#10;">
                <v:fill on="t" focussize="0,0"/>
                <v:stroke weight="2pt" color="#000000 [3200]" joinstyle="round"/>
                <v:imagedata o:title=""/>
                <o:lock v:ext="edit" aspectratio="f"/>
                <v:textbox>
                  <w:txbxContent>
                    <w:p w14:paraId="24194D2B">
                      <w:pPr>
                        <w:jc w:val="center"/>
                        <w:rPr>
                          <w:sz w:val="48"/>
                          <w:szCs w:val="48"/>
                        </w:rPr>
                      </w:pPr>
                      <w:r>
                        <w:rPr>
                          <w:sz w:val="48"/>
                          <w:szCs w:val="48"/>
                        </w:rPr>
                        <w:t>HA</w:t>
                      </w:r>
                    </w:p>
                  </w:txbxContent>
                </v:textbox>
              </v:rect>
            </w:pict>
          </mc:Fallback>
        </mc:AlternateContent>
      </w:r>
    </w:p>
    <w:p w14:paraId="15439AEE">
      <w:pPr>
        <w:tabs>
          <w:tab w:val="left" w:pos="720"/>
          <w:tab w:val="left" w:pos="1440"/>
          <w:tab w:val="left" w:pos="2160"/>
          <w:tab w:val="left" w:pos="7110"/>
        </w:tabs>
        <w:spacing w:after="0"/>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mc:AlternateContent>
          <mc:Choice Requires="wps">
            <w:drawing>
              <wp:anchor distT="0" distB="0" distL="114300" distR="114300" simplePos="0" relativeHeight="251664384" behindDoc="0" locked="0" layoutInCell="1" allowOverlap="1">
                <wp:simplePos x="0" y="0"/>
                <wp:positionH relativeFrom="column">
                  <wp:posOffset>3352800</wp:posOffset>
                </wp:positionH>
                <wp:positionV relativeFrom="paragraph">
                  <wp:posOffset>10160</wp:posOffset>
                </wp:positionV>
                <wp:extent cx="847725" cy="0"/>
                <wp:effectExtent l="38100" t="76200" r="28575" b="133350"/>
                <wp:wrapNone/>
                <wp:docPr id="23" name="Straight Arrow Connector 23"/>
                <wp:cNvGraphicFramePr/>
                <a:graphic xmlns:a="http://schemas.openxmlformats.org/drawingml/2006/main">
                  <a:graphicData uri="http://schemas.microsoft.com/office/word/2010/wordprocessingShape">
                    <wps:wsp>
                      <wps:cNvCnPr/>
                      <wps:spPr>
                        <a:xfrm>
                          <a:off x="0" y="0"/>
                          <a:ext cx="847725" cy="0"/>
                        </a:xfrm>
                        <a:prstGeom prst="straightConnector1">
                          <a:avLst/>
                        </a:prstGeom>
                        <a:ln w="19050">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id="_x0000_s1026" o:spid="_x0000_s1026" o:spt="32" type="#_x0000_t32" style="position:absolute;left:0pt;margin-left:264pt;margin-top:0.8pt;height:0pt;width:66.75pt;z-index:251664384;mso-width-relative:page;mso-height-relative:page;" filled="f" stroked="t" coordsize="21600,21600" o:gfxdata="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zsEqC1QAAAAcBAAAPAAAAAAAAAAEAIAAAACIAAABkcnMvZG93bnJldi54bWxQSwECFAAUAAAA&#10;CACHTuJAhyUYDyoCAAB7BAAADgAAAAAAAAABACAAAAAkAQAAZHJzL2Uyb0RvYy54bWxQSwUGAAAA&#10;AAYABgBZAQAAwAUAAAAA&#10;">
                <v:fill on="f" focussize="0,0"/>
                <v:stroke weight="1.5pt" color="#000000 [3200]" joinstyle="round" endarrow="block"/>
                <v:imagedata o:title=""/>
                <o:lock v:ext="edit" aspectratio="f"/>
                <v:shadow on="t" color="#000000" opacity="22937f" offset="0pt,1.81102362204724pt" origin="0f,32768f" matrix="65536f,0f,0f,65536f"/>
              </v:shape>
            </w:pict>
          </mc:Fallback>
        </mc:AlternateContent>
      </w:r>
      <w:r>
        <w:rPr>
          <w:rFonts w:ascii="Times New Roman" w:hAnsi="Times New Roman" w:cs="Times New Roman"/>
          <w:b/>
          <w:color w:val="000000" w:themeColor="text1"/>
          <w:sz w:val="20"/>
          <w:szCs w:val="20"/>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column">
                  <wp:posOffset>1257300</wp:posOffset>
                </wp:positionH>
                <wp:positionV relativeFrom="paragraph">
                  <wp:posOffset>38735</wp:posOffset>
                </wp:positionV>
                <wp:extent cx="847725" cy="0"/>
                <wp:effectExtent l="38100" t="76200" r="28575" b="133350"/>
                <wp:wrapNone/>
                <wp:docPr id="20" name="Straight Arrow Connector 20"/>
                <wp:cNvGraphicFramePr/>
                <a:graphic xmlns:a="http://schemas.openxmlformats.org/drawingml/2006/main">
                  <a:graphicData uri="http://schemas.microsoft.com/office/word/2010/wordprocessingShape">
                    <wps:wsp>
                      <wps:cNvCnPr/>
                      <wps:spPr>
                        <a:xfrm>
                          <a:off x="0" y="0"/>
                          <a:ext cx="847725" cy="0"/>
                        </a:xfrm>
                        <a:prstGeom prst="straightConnector1">
                          <a:avLst/>
                        </a:prstGeom>
                        <a:ln w="19050">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id="_x0000_s1026" o:spid="_x0000_s1026" o:spt="32" type="#_x0000_t32" style="position:absolute;left:0pt;margin-left:99pt;margin-top:3.05pt;height:0pt;width:66.75pt;z-index:251661312;mso-width-relative:page;mso-height-relative:page;" filled="f" stroked="t" coordsize="21600,21600" o:gfxdata="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OFHQVLVAAAABwEAAA8AAAAAAAAAAQAgAAAAIgAAAGRycy9kb3ducmV2LnhtbFBLAQIUABQAAAAI&#10;AIdO4kCZrkt9KQIAAHsEAAAOAAAAAAAAAAEAIAAAACQBAABkcnMvZTJvRG9jLnhtbFBLBQYAAAAA&#10;BgAGAFkBAAC/BQAAAAA=&#10;">
                <v:fill on="f" focussize="0,0"/>
                <v:stroke weight="1.5pt" color="#000000 [3200]" joinstyle="round" endarrow="block"/>
                <v:imagedata o:title=""/>
                <o:lock v:ext="edit" aspectratio="f"/>
                <v:shadow on="t" color="#000000" opacity="22937f" offset="0pt,1.81102362204724pt" origin="0f,32768f" matrix="65536f,0f,0f,65536f"/>
              </v:shape>
            </w:pict>
          </mc:Fallback>
        </mc:AlternateContent>
      </w:r>
      <w:r>
        <w:rPr>
          <w:rFonts w:ascii="Times New Roman" w:hAnsi="Times New Roman" w:cs="Times New Roman"/>
          <w:b/>
          <w:color w:val="000000" w:themeColor="text1"/>
          <w:sz w:val="20"/>
          <w:szCs w:val="20"/>
          <w14:textFill>
            <w14:solidFill>
              <w14:schemeClr w14:val="tx1"/>
            </w14:solidFill>
          </w14:textFill>
        </w:rPr>
        <w:t xml:space="preserve">  </w:t>
      </w:r>
      <w:r>
        <w:rPr>
          <w:rFonts w:ascii="Times New Roman" w:hAnsi="Times New Roman" w:cs="Times New Roman"/>
          <w:b/>
          <w:color w:val="000000" w:themeColor="text1"/>
          <w:sz w:val="20"/>
          <w:szCs w:val="20"/>
          <w14:textFill>
            <w14:solidFill>
              <w14:schemeClr w14:val="tx1"/>
            </w14:solidFill>
          </w14:textFill>
        </w:rPr>
        <w:tab/>
      </w:r>
      <w:r>
        <w:rPr>
          <w:rFonts w:ascii="Times New Roman" w:hAnsi="Times New Roman" w:cs="Times New Roman"/>
          <w:b/>
          <w:color w:val="000000" w:themeColor="text1"/>
          <w:sz w:val="20"/>
          <w:szCs w:val="20"/>
          <w14:textFill>
            <w14:solidFill>
              <w14:schemeClr w14:val="tx1"/>
            </w14:solidFill>
          </w14:textFill>
        </w:rPr>
        <w:tab/>
      </w:r>
      <w:r>
        <w:rPr>
          <w:rFonts w:ascii="Times New Roman" w:hAnsi="Times New Roman" w:cs="Times New Roman"/>
          <w:b/>
          <w:color w:val="000000" w:themeColor="text1"/>
          <w:sz w:val="20"/>
          <w:szCs w:val="20"/>
          <w14:textFill>
            <w14:solidFill>
              <w14:schemeClr w14:val="tx1"/>
            </w14:solidFill>
          </w14:textFill>
        </w:rPr>
        <w:t>X</w:t>
      </w:r>
      <w:r>
        <w:rPr>
          <w:rFonts w:ascii="Times New Roman" w:hAnsi="Times New Roman" w:cs="Times New Roman"/>
          <w:b/>
          <w:color w:val="000000" w:themeColor="text1"/>
          <w:sz w:val="20"/>
          <w:szCs w:val="20"/>
          <w14:textFill>
            <w14:solidFill>
              <w14:schemeClr w14:val="tx1"/>
            </w14:solidFill>
          </w14:textFill>
        </w:rPr>
        <w:tab/>
      </w:r>
      <w:r>
        <w:rPr>
          <w:rFonts w:ascii="Times New Roman" w:hAnsi="Times New Roman" w:cs="Times New Roman"/>
          <w:b/>
          <w:color w:val="000000" w:themeColor="text1"/>
          <w:sz w:val="20"/>
          <w:szCs w:val="20"/>
          <w14:textFill>
            <w14:solidFill>
              <w14:schemeClr w14:val="tx1"/>
            </w14:solidFill>
          </w14:textFill>
        </w:rPr>
        <w:t xml:space="preserve">                                                                    HS</w:t>
      </w:r>
    </w:p>
    <w:p w14:paraId="5D9B4991">
      <w:pPr>
        <w:spacing w:after="0"/>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column">
                  <wp:posOffset>1238250</wp:posOffset>
                </wp:positionH>
                <wp:positionV relativeFrom="paragraph">
                  <wp:posOffset>208280</wp:posOffset>
                </wp:positionV>
                <wp:extent cx="847725" cy="0"/>
                <wp:effectExtent l="38100" t="76200" r="28575" b="133350"/>
                <wp:wrapNone/>
                <wp:docPr id="21" name="Straight Arrow Connector 21"/>
                <wp:cNvGraphicFramePr/>
                <a:graphic xmlns:a="http://schemas.openxmlformats.org/drawingml/2006/main">
                  <a:graphicData uri="http://schemas.microsoft.com/office/word/2010/wordprocessingShape">
                    <wps:wsp>
                      <wps:cNvCnPr/>
                      <wps:spPr>
                        <a:xfrm>
                          <a:off x="0" y="0"/>
                          <a:ext cx="847725" cy="0"/>
                        </a:xfrm>
                        <a:prstGeom prst="straightConnector1">
                          <a:avLst/>
                        </a:prstGeom>
                        <a:ln w="19050">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id="_x0000_s1026" o:spid="_x0000_s1026" o:spt="32" type="#_x0000_t32" style="position:absolute;left:0pt;margin-left:97.5pt;margin-top:16.4pt;height:0pt;width:66.75pt;z-index:251662336;mso-width-relative:page;mso-height-relative:page;" filled="f" stroked="t" coordsize="21600,21600" o:gfxdata="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H8NnI9YAAAAJAQAADwAAAAAAAAABACAAAAAiAAAAZHJzL2Rvd25yZXYueG1sUEsBAhQAFAAA&#10;AAgAh07iQJPXelMqAgAAewQAAA4AAAAAAAAAAQAgAAAAJQEAAGRycy9lMm9Eb2MueG1sUEsFBgAA&#10;AAAGAAYAWQEAAMEFAAAAAA==&#10;">
                <v:fill on="f" focussize="0,0"/>
                <v:stroke weight="1.5pt" color="#000000 [3200]" joinstyle="round" endarrow="block"/>
                <v:imagedata o:title=""/>
                <o:lock v:ext="edit" aspectratio="f"/>
                <v:shadow on="t" color="#000000" opacity="22937f" offset="0pt,1.81102362204724pt" origin="0f,32768f" matrix="65536f,0f,0f,65536f"/>
              </v:shape>
            </w:pict>
          </mc:Fallback>
        </mc:AlternateContent>
      </w:r>
      <w:r>
        <w:rPr>
          <w:rFonts w:ascii="Times New Roman" w:hAnsi="Times New Roman" w:cs="Times New Roman"/>
          <w:b/>
          <w:color w:val="000000" w:themeColor="text1"/>
          <w:sz w:val="20"/>
          <w:szCs w:val="20"/>
          <w14:textFill>
            <w14:solidFill>
              <w14:schemeClr w14:val="tx1"/>
            </w14:solidFill>
          </w14:textFill>
        </w:rPr>
        <w:tab/>
      </w:r>
      <w:r>
        <w:rPr>
          <w:rFonts w:ascii="Times New Roman" w:hAnsi="Times New Roman" w:cs="Times New Roman"/>
          <w:b/>
          <w:color w:val="000000" w:themeColor="text1"/>
          <w:sz w:val="20"/>
          <w:szCs w:val="20"/>
          <w14:textFill>
            <w14:solidFill>
              <w14:schemeClr w14:val="tx1"/>
            </w14:solidFill>
          </w14:textFill>
        </w:rPr>
        <w:tab/>
      </w:r>
      <w:r>
        <w:rPr>
          <w:rFonts w:ascii="Times New Roman" w:hAnsi="Times New Roman" w:cs="Times New Roman"/>
          <w:b/>
          <w:color w:val="000000" w:themeColor="text1"/>
          <w:sz w:val="20"/>
          <w:szCs w:val="20"/>
          <w14:textFill>
            <w14:solidFill>
              <w14:schemeClr w14:val="tx1"/>
            </w14:solidFill>
          </w14:textFill>
        </w:rPr>
        <w:tab/>
      </w:r>
      <w:r>
        <w:rPr>
          <w:rFonts w:ascii="Times New Roman" w:hAnsi="Times New Roman" w:cs="Times New Roman"/>
          <w:b/>
          <w:color w:val="000000" w:themeColor="text1"/>
          <w:sz w:val="20"/>
          <w:szCs w:val="20"/>
          <w14:textFill>
            <w14:solidFill>
              <w14:schemeClr w14:val="tx1"/>
            </w14:solidFill>
          </w14:textFill>
        </w:rPr>
        <w:tab/>
      </w:r>
      <w:r>
        <w:rPr>
          <w:rFonts w:ascii="Times New Roman" w:hAnsi="Times New Roman" w:cs="Times New Roman"/>
          <w:b/>
          <w:color w:val="000000" w:themeColor="text1"/>
          <w:sz w:val="20"/>
          <w:szCs w:val="20"/>
          <w14:textFill>
            <w14:solidFill>
              <w14:schemeClr w14:val="tx1"/>
            </w14:solidFill>
          </w14:textFill>
        </w:rPr>
        <w:tab/>
      </w:r>
      <w:r>
        <w:rPr>
          <w:rFonts w:ascii="Times New Roman" w:hAnsi="Times New Roman" w:cs="Times New Roman"/>
          <w:b/>
          <w:color w:val="000000" w:themeColor="text1"/>
          <w:sz w:val="20"/>
          <w:szCs w:val="20"/>
          <w14:textFill>
            <w14:solidFill>
              <w14:schemeClr w14:val="tx1"/>
            </w14:solidFill>
          </w14:textFill>
        </w:rPr>
        <w:tab/>
      </w:r>
      <w:r>
        <w:rPr>
          <w:rFonts w:ascii="Times New Roman" w:hAnsi="Times New Roman" w:cs="Times New Roman"/>
          <w:b/>
          <w:color w:val="000000" w:themeColor="text1"/>
          <w:sz w:val="20"/>
          <w:szCs w:val="20"/>
          <w14:textFill>
            <w14:solidFill>
              <w14:schemeClr w14:val="tx1"/>
            </w14:solidFill>
          </w14:textFill>
        </w:rPr>
        <w:tab/>
      </w:r>
      <w:r>
        <w:rPr>
          <w:rFonts w:ascii="Times New Roman" w:hAnsi="Times New Roman" w:cs="Times New Roman"/>
          <w:b/>
          <w:color w:val="000000" w:themeColor="text1"/>
          <w:sz w:val="20"/>
          <w:szCs w:val="20"/>
          <w14:textFill>
            <w14:solidFill>
              <w14:schemeClr w14:val="tx1"/>
            </w14:solidFill>
          </w14:textFill>
        </w:rPr>
        <w:tab/>
      </w:r>
      <w:r>
        <w:rPr>
          <w:rFonts w:ascii="Times New Roman" w:hAnsi="Times New Roman" w:cs="Times New Roman"/>
          <w:b/>
          <w:color w:val="000000" w:themeColor="text1"/>
          <w:sz w:val="20"/>
          <w:szCs w:val="20"/>
          <w14:textFill>
            <w14:solidFill>
              <w14:schemeClr w14:val="tx1"/>
            </w14:solidFill>
          </w14:textFill>
        </w:rPr>
        <w:tab/>
      </w:r>
      <w:r>
        <w:rPr>
          <w:rFonts w:ascii="Times New Roman" w:hAnsi="Times New Roman" w:cs="Times New Roman"/>
          <w:b/>
          <w:color w:val="000000" w:themeColor="text1"/>
          <w:sz w:val="20"/>
          <w:szCs w:val="20"/>
          <w14:textFill>
            <w14:solidFill>
              <w14:schemeClr w14:val="tx1"/>
            </w14:solidFill>
          </w14:textFill>
        </w:rPr>
        <w:tab/>
      </w:r>
    </w:p>
    <w:p w14:paraId="296226DB">
      <w:pPr>
        <w:spacing w:after="0"/>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column">
                  <wp:posOffset>3343275</wp:posOffset>
                </wp:positionH>
                <wp:positionV relativeFrom="paragraph">
                  <wp:posOffset>10160</wp:posOffset>
                </wp:positionV>
                <wp:extent cx="847725" cy="0"/>
                <wp:effectExtent l="38100" t="76200" r="28575" b="133350"/>
                <wp:wrapNone/>
                <wp:docPr id="22" name="Straight Arrow Connector 22"/>
                <wp:cNvGraphicFramePr/>
                <a:graphic xmlns:a="http://schemas.openxmlformats.org/drawingml/2006/main">
                  <a:graphicData uri="http://schemas.microsoft.com/office/word/2010/wordprocessingShape">
                    <wps:wsp>
                      <wps:cNvCnPr/>
                      <wps:spPr>
                        <a:xfrm>
                          <a:off x="0" y="0"/>
                          <a:ext cx="847725" cy="0"/>
                        </a:xfrm>
                        <a:prstGeom prst="straightConnector1">
                          <a:avLst/>
                        </a:prstGeom>
                        <a:ln w="19050">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id="_x0000_s1026" o:spid="_x0000_s1026" o:spt="32" type="#_x0000_t32" style="position:absolute;left:0pt;margin-left:263.25pt;margin-top:0.8pt;height:0pt;width:66.75pt;z-index:251663360;mso-width-relative:page;mso-height-relative:page;" filled="f" stroked="t" coordsize="21600,21600" o:gfxdata="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6LFnXUAAAABwEAAA8AAAAAAAAAAQAgAAAAIgAAAGRycy9kb3ducmV2LnhtbFBLAQIUABQAAAAI&#10;AIdO4kCNXCkhKgIAAHsEAAAOAAAAAAAAAAEAIAAAACMBAABkcnMvZTJvRG9jLnhtbFBLBQYAAAAA&#10;BgAGAFkBAAC/BQAAAAA=&#10;">
                <v:fill on="f" focussize="0,0"/>
                <v:stroke weight="1.5pt" color="#000000 [3200]" joinstyle="round" endarrow="block"/>
                <v:imagedata o:title=""/>
                <o:lock v:ext="edit" aspectratio="f"/>
                <v:shadow on="t" color="#000000" opacity="22937f" offset="0pt,1.81102362204724pt" origin="0f,32768f" matrix="65536f,0f,0f,65536f"/>
              </v:shape>
            </w:pict>
          </mc:Fallback>
        </mc:AlternateContent>
      </w:r>
      <w:r>
        <w:rPr>
          <w:rFonts w:ascii="Times New Roman" w:hAnsi="Times New Roman" w:cs="Times New Roman"/>
          <w:b/>
          <w:color w:val="000000" w:themeColor="text1"/>
          <w:sz w:val="20"/>
          <w:szCs w:val="20"/>
          <w14:textFill>
            <w14:solidFill>
              <w14:schemeClr w14:val="tx1"/>
            </w14:solidFill>
          </w14:textFill>
        </w:rPr>
        <w:tab/>
      </w:r>
      <w:r>
        <w:rPr>
          <w:rFonts w:ascii="Times New Roman" w:hAnsi="Times New Roman" w:cs="Times New Roman"/>
          <w:b/>
          <w:color w:val="000000" w:themeColor="text1"/>
          <w:sz w:val="20"/>
          <w:szCs w:val="20"/>
          <w14:textFill>
            <w14:solidFill>
              <w14:schemeClr w14:val="tx1"/>
            </w14:solidFill>
          </w14:textFill>
        </w:rPr>
        <w:tab/>
      </w:r>
      <w:r>
        <w:rPr>
          <w:rFonts w:ascii="Times New Roman" w:hAnsi="Times New Roman" w:cs="Times New Roman"/>
          <w:b/>
          <w:color w:val="000000" w:themeColor="text1"/>
          <w:sz w:val="20"/>
          <w:szCs w:val="20"/>
          <w14:textFill>
            <w14:solidFill>
              <w14:schemeClr w14:val="tx1"/>
            </w14:solidFill>
          </w14:textFill>
        </w:rPr>
        <w:t>Y</w:t>
      </w:r>
      <w:r>
        <w:rPr>
          <w:rFonts w:ascii="Times New Roman" w:hAnsi="Times New Roman" w:cs="Times New Roman"/>
          <w:b/>
          <w:color w:val="000000" w:themeColor="text1"/>
          <w:sz w:val="20"/>
          <w:szCs w:val="20"/>
          <w14:textFill>
            <w14:solidFill>
              <w14:schemeClr w14:val="tx1"/>
            </w14:solidFill>
          </w14:textFill>
        </w:rPr>
        <w:tab/>
      </w:r>
      <w:r>
        <w:rPr>
          <w:rFonts w:ascii="Times New Roman" w:hAnsi="Times New Roman" w:cs="Times New Roman"/>
          <w:b/>
          <w:color w:val="000000" w:themeColor="text1"/>
          <w:sz w:val="20"/>
          <w:szCs w:val="20"/>
          <w14:textFill>
            <w14:solidFill>
              <w14:schemeClr w14:val="tx1"/>
            </w14:solidFill>
          </w14:textFill>
        </w:rPr>
        <w:tab/>
      </w:r>
      <w:r>
        <w:rPr>
          <w:rFonts w:ascii="Times New Roman" w:hAnsi="Times New Roman" w:cs="Times New Roman"/>
          <w:b/>
          <w:color w:val="000000" w:themeColor="text1"/>
          <w:sz w:val="20"/>
          <w:szCs w:val="20"/>
          <w14:textFill>
            <w14:solidFill>
              <w14:schemeClr w14:val="tx1"/>
            </w14:solidFill>
          </w14:textFill>
        </w:rPr>
        <w:tab/>
      </w:r>
      <w:r>
        <w:rPr>
          <w:rFonts w:ascii="Times New Roman" w:hAnsi="Times New Roman" w:cs="Times New Roman"/>
          <w:b/>
          <w:color w:val="000000" w:themeColor="text1"/>
          <w:sz w:val="20"/>
          <w:szCs w:val="20"/>
          <w14:textFill>
            <w14:solidFill>
              <w14:schemeClr w14:val="tx1"/>
            </w14:solidFill>
          </w14:textFill>
        </w:rPr>
        <w:tab/>
      </w:r>
      <w:r>
        <w:rPr>
          <w:rFonts w:ascii="Times New Roman" w:hAnsi="Times New Roman" w:cs="Times New Roman"/>
          <w:b/>
          <w:color w:val="000000" w:themeColor="text1"/>
          <w:sz w:val="20"/>
          <w:szCs w:val="20"/>
          <w14:textFill>
            <w14:solidFill>
              <w14:schemeClr w14:val="tx1"/>
            </w14:solidFill>
          </w14:textFill>
        </w:rPr>
        <w:tab/>
      </w:r>
      <w:r>
        <w:rPr>
          <w:rFonts w:ascii="Times New Roman" w:hAnsi="Times New Roman" w:cs="Times New Roman"/>
          <w:b/>
          <w:color w:val="000000" w:themeColor="text1"/>
          <w:sz w:val="20"/>
          <w:szCs w:val="20"/>
          <w14:textFill>
            <w14:solidFill>
              <w14:schemeClr w14:val="tx1"/>
            </w14:solidFill>
          </w14:textFill>
        </w:rPr>
        <w:t xml:space="preserve">         CO</w:t>
      </w:r>
    </w:p>
    <w:p w14:paraId="3579579B">
      <w:pPr>
        <w:spacing w:after="0"/>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 xml:space="preserve"> </w:t>
      </w:r>
    </w:p>
    <w:p w14:paraId="0B22AA0E">
      <w:pPr>
        <w:spacing w:after="0"/>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Truth Table:</w:t>
      </w:r>
    </w:p>
    <w:p w14:paraId="4BE29F45">
      <w:pPr>
        <w:spacing w:after="0"/>
        <w:rPr>
          <w:rFonts w:ascii="Times New Roman" w:hAnsi="Times New Roman" w:cs="Times New Roman"/>
          <w:b/>
          <w:color w:val="000000" w:themeColor="text1"/>
          <w:sz w:val="20"/>
          <w:szCs w:val="20"/>
          <w14:textFill>
            <w14:solidFill>
              <w14:schemeClr w14:val="tx1"/>
            </w14:solidFill>
          </w14:textFill>
        </w:rPr>
      </w:pPr>
    </w:p>
    <w:tbl>
      <w:tblPr>
        <w:tblStyle w:val="14"/>
        <w:tblW w:w="0" w:type="auto"/>
        <w:tblInd w:w="16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2"/>
        <w:gridCol w:w="772"/>
        <w:gridCol w:w="772"/>
        <w:gridCol w:w="772"/>
        <w:gridCol w:w="772"/>
      </w:tblGrid>
      <w:tr w14:paraId="1BC23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trPr>
        <w:tc>
          <w:tcPr>
            <w:tcW w:w="772" w:type="dxa"/>
            <w:vMerge w:val="restart"/>
          </w:tcPr>
          <w:p w14:paraId="5004FF25">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S.No</w:t>
            </w:r>
          </w:p>
        </w:tc>
        <w:tc>
          <w:tcPr>
            <w:tcW w:w="1544" w:type="dxa"/>
            <w:gridSpan w:val="2"/>
          </w:tcPr>
          <w:p w14:paraId="6ABD098D">
            <w:pPr>
              <w:spacing w:after="0" w:line="240"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Input </w:t>
            </w:r>
          </w:p>
        </w:tc>
        <w:tc>
          <w:tcPr>
            <w:tcW w:w="1544" w:type="dxa"/>
            <w:gridSpan w:val="2"/>
          </w:tcPr>
          <w:p w14:paraId="712461A0">
            <w:pPr>
              <w:spacing w:after="0"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    Output</w:t>
            </w:r>
          </w:p>
        </w:tc>
      </w:tr>
      <w:tr w14:paraId="55E98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772" w:type="dxa"/>
            <w:vMerge w:val="continue"/>
          </w:tcPr>
          <w:p w14:paraId="05BFF89B">
            <w:pPr>
              <w:spacing w:after="0" w:line="240" w:lineRule="auto"/>
              <w:rPr>
                <w:rFonts w:ascii="Times New Roman" w:hAnsi="Times New Roman" w:cs="Times New Roman"/>
                <w:color w:val="000000" w:themeColor="text1"/>
                <w:sz w:val="20"/>
                <w:szCs w:val="20"/>
                <w14:textFill>
                  <w14:solidFill>
                    <w14:schemeClr w14:val="tx1"/>
                  </w14:solidFill>
                </w14:textFill>
              </w:rPr>
            </w:pPr>
          </w:p>
        </w:tc>
        <w:tc>
          <w:tcPr>
            <w:tcW w:w="772" w:type="dxa"/>
          </w:tcPr>
          <w:p w14:paraId="30B1167F">
            <w:pPr>
              <w:spacing w:after="0"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X</w:t>
            </w:r>
          </w:p>
        </w:tc>
        <w:tc>
          <w:tcPr>
            <w:tcW w:w="772" w:type="dxa"/>
          </w:tcPr>
          <w:p w14:paraId="14B8C4DB">
            <w:pPr>
              <w:spacing w:after="0"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Y</w:t>
            </w:r>
          </w:p>
        </w:tc>
        <w:tc>
          <w:tcPr>
            <w:tcW w:w="772" w:type="dxa"/>
          </w:tcPr>
          <w:p w14:paraId="0F64BA50">
            <w:pPr>
              <w:spacing w:after="0"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HS</w:t>
            </w:r>
          </w:p>
        </w:tc>
        <w:tc>
          <w:tcPr>
            <w:tcW w:w="772" w:type="dxa"/>
          </w:tcPr>
          <w:p w14:paraId="264C3DBF">
            <w:pPr>
              <w:spacing w:after="0"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CO</w:t>
            </w:r>
          </w:p>
        </w:tc>
      </w:tr>
      <w:tr w14:paraId="21D4B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772" w:type="dxa"/>
          </w:tcPr>
          <w:p w14:paraId="7A303438">
            <w:pPr>
              <w:spacing w:after="0"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772" w:type="dxa"/>
          </w:tcPr>
          <w:p w14:paraId="26504B52">
            <w:pPr>
              <w:spacing w:after="0"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772" w:type="dxa"/>
          </w:tcPr>
          <w:p w14:paraId="71664FBE">
            <w:pPr>
              <w:spacing w:after="0"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772" w:type="dxa"/>
          </w:tcPr>
          <w:p w14:paraId="7D0E2CBF">
            <w:pPr>
              <w:spacing w:after="0"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772" w:type="dxa"/>
          </w:tcPr>
          <w:p w14:paraId="23D79DFD">
            <w:pPr>
              <w:spacing w:after="0"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r>
      <w:tr w14:paraId="2E7A3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772" w:type="dxa"/>
          </w:tcPr>
          <w:p w14:paraId="79754DCD">
            <w:pPr>
              <w:spacing w:after="0"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2</w:t>
            </w:r>
          </w:p>
        </w:tc>
        <w:tc>
          <w:tcPr>
            <w:tcW w:w="772" w:type="dxa"/>
          </w:tcPr>
          <w:p w14:paraId="2436ADEE">
            <w:pPr>
              <w:spacing w:after="0"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772" w:type="dxa"/>
          </w:tcPr>
          <w:p w14:paraId="60BB520F">
            <w:pPr>
              <w:spacing w:after="0"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772" w:type="dxa"/>
          </w:tcPr>
          <w:p w14:paraId="0D47F80C">
            <w:pPr>
              <w:spacing w:after="0"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772" w:type="dxa"/>
          </w:tcPr>
          <w:p w14:paraId="1D039BBC">
            <w:pPr>
              <w:spacing w:after="0"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r>
      <w:tr w14:paraId="4745C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772" w:type="dxa"/>
          </w:tcPr>
          <w:p w14:paraId="21B74437">
            <w:pPr>
              <w:spacing w:after="0"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3</w:t>
            </w:r>
          </w:p>
        </w:tc>
        <w:tc>
          <w:tcPr>
            <w:tcW w:w="772" w:type="dxa"/>
          </w:tcPr>
          <w:p w14:paraId="0EC0AD54">
            <w:pPr>
              <w:spacing w:after="0"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772" w:type="dxa"/>
          </w:tcPr>
          <w:p w14:paraId="10C61D9A">
            <w:pPr>
              <w:spacing w:after="0"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772" w:type="dxa"/>
          </w:tcPr>
          <w:p w14:paraId="1B6A4542">
            <w:pPr>
              <w:spacing w:after="0"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772" w:type="dxa"/>
          </w:tcPr>
          <w:p w14:paraId="56EFC42D">
            <w:pPr>
              <w:spacing w:after="0"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r>
      <w:tr w14:paraId="3B3CB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772" w:type="dxa"/>
          </w:tcPr>
          <w:p w14:paraId="5BAE7F7F">
            <w:pPr>
              <w:spacing w:after="0"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4</w:t>
            </w:r>
          </w:p>
        </w:tc>
        <w:tc>
          <w:tcPr>
            <w:tcW w:w="772" w:type="dxa"/>
          </w:tcPr>
          <w:p w14:paraId="505E10E3">
            <w:pPr>
              <w:spacing w:after="0"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772" w:type="dxa"/>
          </w:tcPr>
          <w:p w14:paraId="43BAC7EE">
            <w:pPr>
              <w:spacing w:after="0"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772" w:type="dxa"/>
          </w:tcPr>
          <w:p w14:paraId="6F94CBC7">
            <w:pPr>
              <w:spacing w:after="0"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772" w:type="dxa"/>
          </w:tcPr>
          <w:p w14:paraId="3A5A74B9">
            <w:pPr>
              <w:spacing w:after="0"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r>
    </w:tbl>
    <w:p w14:paraId="23809672">
      <w:pPr>
        <w:spacing w:after="0"/>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Logic Diagram:</w:t>
      </w:r>
    </w:p>
    <w:p w14:paraId="1718671D">
      <w:pPr>
        <w:spacing w:after="0"/>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ab/>
      </w:r>
      <w:r>
        <w:rPr>
          <w:rFonts w:ascii="Times New Roman" w:hAnsi="Times New Roman" w:cs="Times New Roman"/>
          <w:b/>
          <w:color w:val="000000" w:themeColor="text1"/>
          <w:sz w:val="20"/>
          <w:szCs w:val="20"/>
          <w14:textFill>
            <w14:solidFill>
              <w14:schemeClr w14:val="tx1"/>
            </w14:solidFill>
          </w14:textFill>
        </w:rPr>
        <w:t xml:space="preserve">              </w:t>
      </w:r>
      <w:r>
        <w:rPr>
          <w:rFonts w:ascii="Times New Roman" w:hAnsi="Times New Roman" w:cs="Times New Roman"/>
          <w:b/>
          <w:color w:val="000000" w:themeColor="text1"/>
          <w:sz w:val="20"/>
          <w:szCs w:val="20"/>
          <w14:textFill>
            <w14:solidFill>
              <w14:schemeClr w14:val="tx1"/>
            </w14:solidFill>
          </w14:textFill>
        </w:rPr>
        <w:drawing>
          <wp:inline distT="0" distB="0" distL="0" distR="0">
            <wp:extent cx="2624455" cy="138430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2647951" cy="1397023"/>
                    </a:xfrm>
                    <a:prstGeom prst="rect">
                      <a:avLst/>
                    </a:prstGeom>
                    <a:noFill/>
                    <a:ln>
                      <a:noFill/>
                    </a:ln>
                  </pic:spPr>
                </pic:pic>
              </a:graphicData>
            </a:graphic>
          </wp:inline>
        </w:drawing>
      </w:r>
    </w:p>
    <w:p w14:paraId="1E3872E4">
      <w:pPr>
        <w:spacing w:after="0"/>
        <w:rPr>
          <w:rFonts w:ascii="Times New Roman" w:hAnsi="Times New Roman" w:cs="Times New Roman"/>
          <w:b/>
          <w:color w:val="000000" w:themeColor="text1"/>
          <w:sz w:val="20"/>
          <w:szCs w:val="20"/>
          <w14:textFill>
            <w14:solidFill>
              <w14:schemeClr w14:val="tx1"/>
            </w14:solidFill>
          </w14:textFill>
        </w:rPr>
      </w:pPr>
    </w:p>
    <w:p w14:paraId="769C66DF">
      <w:pPr>
        <w:spacing w:after="0"/>
        <w:rPr>
          <w:rFonts w:ascii="Times New Roman" w:hAnsi="Times New Roman" w:cs="Times New Roman"/>
          <w:b/>
          <w:color w:val="000000" w:themeColor="text1"/>
          <w:sz w:val="20"/>
          <w:szCs w:val="20"/>
          <w14:textFill>
            <w14:solidFill>
              <w14:schemeClr w14:val="tx1"/>
            </w14:solidFill>
          </w14:textFill>
        </w:rPr>
      </w:pPr>
    </w:p>
    <w:p w14:paraId="6923753E">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Full Adder</w:t>
      </w:r>
      <w:r>
        <w:rPr>
          <w:rFonts w:ascii="Times New Roman" w:hAnsi="Times New Roman" w:cs="Times New Roman"/>
          <w:color w:val="000000" w:themeColor="text1"/>
          <w:sz w:val="20"/>
          <w:szCs w:val="20"/>
          <w14:textFill>
            <w14:solidFill>
              <w14:schemeClr w14:val="tx1"/>
            </w14:solidFill>
          </w14:textFill>
        </w:rPr>
        <w:t xml:space="preserve">: A combinational circuit which performs the arithmetic sum of three input bits is called full adder. The three input bits include two significant bits and a previous carry bit. A full adder circuit can be implemented with two half adders and one OR gate. </w:t>
      </w:r>
    </w:p>
    <w:p w14:paraId="1055ABA9">
      <w:pPr>
        <w:spacing w:after="0"/>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 </w:t>
      </w:r>
    </w:p>
    <w:p w14:paraId="41A72798">
      <w:pPr>
        <w:spacing w:after="0"/>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Block Diagram:</w:t>
      </w:r>
    </w:p>
    <w:p w14:paraId="44A6CAB6">
      <w:pPr>
        <w:spacing w:after="0"/>
        <w:rPr>
          <w:rFonts w:ascii="Times New Roman" w:hAnsi="Times New Roman" w:cs="Times New Roman"/>
          <w:color w:val="000000" w:themeColor="text1"/>
          <w:sz w:val="20"/>
          <w:szCs w:val="20"/>
          <w14:textFill>
            <w14:solidFill>
              <w14:schemeClr w14:val="tx1"/>
            </w14:solidFill>
          </w14:textFill>
        </w:rPr>
      </w:pPr>
    </w:p>
    <w:p w14:paraId="4DBB6F73">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tab/>
      </w:r>
      <w:r>
        <w:rPr>
          <w:rFonts w:ascii="Times New Roman" w:hAnsi="Times New Roman" w:cs="Times New Roman"/>
          <w:color w:val="000000" w:themeColor="text1"/>
          <w:sz w:val="20"/>
          <w:szCs w:val="20"/>
          <w14:textFill>
            <w14:solidFill>
              <w14:schemeClr w14:val="tx1"/>
            </w14:solidFill>
          </w14:textFill>
        </w:rPr>
        <w:tab/>
      </w:r>
      <w:r>
        <w:rPr>
          <w:rFonts w:ascii="Times New Roman" w:hAnsi="Times New Roman" w:cs="Times New Roman"/>
          <w:color w:val="000000" w:themeColor="text1"/>
          <w:sz w:val="20"/>
          <w:szCs w:val="20"/>
          <w14:textFill>
            <w14:solidFill>
              <w14:schemeClr w14:val="tx1"/>
            </w14:solidFill>
          </w14:textFill>
        </w:rPr>
        <w:tab/>
      </w:r>
      <w:r>
        <w:rPr>
          <w:rFonts w:ascii="Times New Roman" w:hAnsi="Times New Roman" w:cs="Times New Roman"/>
          <w:color w:val="000000" w:themeColor="text1"/>
          <w:sz w:val="20"/>
          <w:szCs w:val="20"/>
          <w14:textFill>
            <w14:solidFill>
              <w14:schemeClr w14:val="tx1"/>
            </w14:solidFill>
          </w14:textFill>
        </w:rPr>
        <w:drawing>
          <wp:inline distT="0" distB="0" distL="0" distR="0">
            <wp:extent cx="3000375" cy="116078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3174771" cy="1228795"/>
                    </a:xfrm>
                    <a:prstGeom prst="rect">
                      <a:avLst/>
                    </a:prstGeom>
                    <a:noFill/>
                    <a:ln>
                      <a:noFill/>
                    </a:ln>
                  </pic:spPr>
                </pic:pic>
              </a:graphicData>
            </a:graphic>
          </wp:inline>
        </w:drawing>
      </w:r>
    </w:p>
    <w:p w14:paraId="2AAF659F">
      <w:pPr>
        <w:spacing w:after="0"/>
        <w:rPr>
          <w:rFonts w:ascii="Times New Roman" w:hAnsi="Times New Roman" w:cs="Times New Roman"/>
          <w:b/>
          <w:color w:val="000000" w:themeColor="text1"/>
          <w:sz w:val="20"/>
          <w:szCs w:val="20"/>
          <w14:textFill>
            <w14:solidFill>
              <w14:schemeClr w14:val="tx1"/>
            </w14:solidFill>
          </w14:textFill>
        </w:rPr>
      </w:pPr>
    </w:p>
    <w:p w14:paraId="25DA4C3F">
      <w:pPr>
        <w:spacing w:after="0"/>
        <w:rPr>
          <w:rFonts w:ascii="Times New Roman" w:hAnsi="Times New Roman" w:cs="Times New Roman"/>
          <w:b/>
          <w:color w:val="000000" w:themeColor="text1"/>
          <w:sz w:val="20"/>
          <w:szCs w:val="20"/>
          <w:u w:val="single"/>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Truth Table:</w:t>
      </w:r>
    </w:p>
    <w:tbl>
      <w:tblPr>
        <w:tblStyle w:val="7"/>
        <w:tblW w:w="4386" w:type="dxa"/>
        <w:tblInd w:w="2062" w:type="dxa"/>
        <w:tblLayout w:type="autofit"/>
        <w:tblCellMar>
          <w:top w:w="0" w:type="dxa"/>
          <w:left w:w="0" w:type="dxa"/>
          <w:bottom w:w="0" w:type="dxa"/>
          <w:right w:w="0" w:type="dxa"/>
        </w:tblCellMar>
      </w:tblPr>
      <w:tblGrid>
        <w:gridCol w:w="812"/>
        <w:gridCol w:w="799"/>
        <w:gridCol w:w="801"/>
        <w:gridCol w:w="1048"/>
        <w:gridCol w:w="926"/>
      </w:tblGrid>
      <w:tr w14:paraId="363EA2EE">
        <w:tblPrEx>
          <w:tblCellMar>
            <w:top w:w="0" w:type="dxa"/>
            <w:left w:w="0" w:type="dxa"/>
            <w:bottom w:w="0" w:type="dxa"/>
            <w:right w:w="0" w:type="dxa"/>
          </w:tblCellMar>
        </w:tblPrEx>
        <w:trPr>
          <w:trHeight w:val="211" w:hRule="atLeast"/>
        </w:trPr>
        <w:tc>
          <w:tcPr>
            <w:tcW w:w="2412" w:type="dxa"/>
            <w:gridSpan w:val="3"/>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42ABCB4D">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Inputs</w:t>
            </w:r>
          </w:p>
        </w:tc>
        <w:tc>
          <w:tcPr>
            <w:tcW w:w="1974" w:type="dxa"/>
            <w:gridSpan w:val="2"/>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53A32E93">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Outputs</w:t>
            </w:r>
          </w:p>
        </w:tc>
      </w:tr>
      <w:tr w14:paraId="4EAD458B">
        <w:tblPrEx>
          <w:tblCellMar>
            <w:top w:w="0" w:type="dxa"/>
            <w:left w:w="0" w:type="dxa"/>
            <w:bottom w:w="0" w:type="dxa"/>
            <w:right w:w="0" w:type="dxa"/>
          </w:tblCellMar>
        </w:tblPrEx>
        <w:trPr>
          <w:trHeight w:val="285" w:hRule="atLeast"/>
        </w:trPr>
        <w:tc>
          <w:tcPr>
            <w:tcW w:w="8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1BFD6306">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X</w:t>
            </w:r>
          </w:p>
        </w:tc>
        <w:tc>
          <w:tcPr>
            <w:tcW w:w="79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62CC997F">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Y</w:t>
            </w:r>
          </w:p>
        </w:tc>
        <w:tc>
          <w:tcPr>
            <w:tcW w:w="80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5E297F71">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Cin</w:t>
            </w:r>
          </w:p>
        </w:tc>
        <w:tc>
          <w:tcPr>
            <w:tcW w:w="104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790AF7E0">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S</w:t>
            </w:r>
          </w:p>
        </w:tc>
        <w:tc>
          <w:tcPr>
            <w:tcW w:w="9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34D446CF">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Cout</w:t>
            </w:r>
          </w:p>
        </w:tc>
      </w:tr>
      <w:tr w14:paraId="13717EA6">
        <w:tblPrEx>
          <w:tblCellMar>
            <w:top w:w="0" w:type="dxa"/>
            <w:left w:w="0" w:type="dxa"/>
            <w:bottom w:w="0" w:type="dxa"/>
            <w:right w:w="0" w:type="dxa"/>
          </w:tblCellMar>
        </w:tblPrEx>
        <w:trPr>
          <w:trHeight w:val="247" w:hRule="atLeast"/>
        </w:trPr>
        <w:tc>
          <w:tcPr>
            <w:tcW w:w="8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6851D73C">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0</w:t>
            </w:r>
          </w:p>
        </w:tc>
        <w:tc>
          <w:tcPr>
            <w:tcW w:w="79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26BB0EA9">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0</w:t>
            </w:r>
          </w:p>
        </w:tc>
        <w:tc>
          <w:tcPr>
            <w:tcW w:w="80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712E3884">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0</w:t>
            </w:r>
          </w:p>
        </w:tc>
        <w:tc>
          <w:tcPr>
            <w:tcW w:w="104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153B18F7">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0</w:t>
            </w:r>
          </w:p>
        </w:tc>
        <w:tc>
          <w:tcPr>
            <w:tcW w:w="9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17397CB2">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0</w:t>
            </w:r>
          </w:p>
        </w:tc>
      </w:tr>
      <w:tr w14:paraId="597D3DFC">
        <w:tblPrEx>
          <w:tblCellMar>
            <w:top w:w="0" w:type="dxa"/>
            <w:left w:w="0" w:type="dxa"/>
            <w:bottom w:w="0" w:type="dxa"/>
            <w:right w:w="0" w:type="dxa"/>
          </w:tblCellMar>
        </w:tblPrEx>
        <w:trPr>
          <w:trHeight w:val="247" w:hRule="atLeast"/>
        </w:trPr>
        <w:tc>
          <w:tcPr>
            <w:tcW w:w="8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041472CF">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0</w:t>
            </w:r>
          </w:p>
        </w:tc>
        <w:tc>
          <w:tcPr>
            <w:tcW w:w="79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1F853423">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0</w:t>
            </w:r>
          </w:p>
        </w:tc>
        <w:tc>
          <w:tcPr>
            <w:tcW w:w="80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542DDA63">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1</w:t>
            </w:r>
          </w:p>
        </w:tc>
        <w:tc>
          <w:tcPr>
            <w:tcW w:w="104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7E1FE03A">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1</w:t>
            </w:r>
          </w:p>
        </w:tc>
        <w:tc>
          <w:tcPr>
            <w:tcW w:w="9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27EA103A">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0</w:t>
            </w:r>
          </w:p>
        </w:tc>
      </w:tr>
      <w:tr w14:paraId="14B17D62">
        <w:tblPrEx>
          <w:tblCellMar>
            <w:top w:w="0" w:type="dxa"/>
            <w:left w:w="0" w:type="dxa"/>
            <w:bottom w:w="0" w:type="dxa"/>
            <w:right w:w="0" w:type="dxa"/>
          </w:tblCellMar>
        </w:tblPrEx>
        <w:trPr>
          <w:trHeight w:val="248" w:hRule="atLeast"/>
        </w:trPr>
        <w:tc>
          <w:tcPr>
            <w:tcW w:w="8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34BFE03D">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0</w:t>
            </w:r>
          </w:p>
        </w:tc>
        <w:tc>
          <w:tcPr>
            <w:tcW w:w="79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400A4905">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1</w:t>
            </w:r>
          </w:p>
        </w:tc>
        <w:tc>
          <w:tcPr>
            <w:tcW w:w="80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65A01BE2">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0</w:t>
            </w:r>
          </w:p>
        </w:tc>
        <w:tc>
          <w:tcPr>
            <w:tcW w:w="104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4A5A897D">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1</w:t>
            </w:r>
          </w:p>
        </w:tc>
        <w:tc>
          <w:tcPr>
            <w:tcW w:w="9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0E5958D4">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0</w:t>
            </w:r>
          </w:p>
        </w:tc>
      </w:tr>
      <w:tr w14:paraId="6B40CF64">
        <w:tblPrEx>
          <w:tblCellMar>
            <w:top w:w="0" w:type="dxa"/>
            <w:left w:w="0" w:type="dxa"/>
            <w:bottom w:w="0" w:type="dxa"/>
            <w:right w:w="0" w:type="dxa"/>
          </w:tblCellMar>
        </w:tblPrEx>
        <w:trPr>
          <w:trHeight w:val="249" w:hRule="atLeast"/>
        </w:trPr>
        <w:tc>
          <w:tcPr>
            <w:tcW w:w="8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7823CD33">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0</w:t>
            </w:r>
          </w:p>
        </w:tc>
        <w:tc>
          <w:tcPr>
            <w:tcW w:w="79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10840B00">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1</w:t>
            </w:r>
          </w:p>
        </w:tc>
        <w:tc>
          <w:tcPr>
            <w:tcW w:w="80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34A6C103">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1</w:t>
            </w:r>
          </w:p>
        </w:tc>
        <w:tc>
          <w:tcPr>
            <w:tcW w:w="104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7C476AE6">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0</w:t>
            </w:r>
          </w:p>
        </w:tc>
        <w:tc>
          <w:tcPr>
            <w:tcW w:w="9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5ADCFF73">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1</w:t>
            </w:r>
          </w:p>
        </w:tc>
      </w:tr>
      <w:tr w14:paraId="43242D3D">
        <w:tblPrEx>
          <w:tblCellMar>
            <w:top w:w="0" w:type="dxa"/>
            <w:left w:w="0" w:type="dxa"/>
            <w:bottom w:w="0" w:type="dxa"/>
            <w:right w:w="0" w:type="dxa"/>
          </w:tblCellMar>
        </w:tblPrEx>
        <w:trPr>
          <w:trHeight w:val="247" w:hRule="atLeast"/>
        </w:trPr>
        <w:tc>
          <w:tcPr>
            <w:tcW w:w="8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30612FC2">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1</w:t>
            </w:r>
          </w:p>
        </w:tc>
        <w:tc>
          <w:tcPr>
            <w:tcW w:w="79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1B71E5D8">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0</w:t>
            </w:r>
          </w:p>
        </w:tc>
        <w:tc>
          <w:tcPr>
            <w:tcW w:w="80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7B8B4411">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0</w:t>
            </w:r>
          </w:p>
        </w:tc>
        <w:tc>
          <w:tcPr>
            <w:tcW w:w="104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28BF2DA6">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1</w:t>
            </w:r>
          </w:p>
        </w:tc>
        <w:tc>
          <w:tcPr>
            <w:tcW w:w="9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4946FB51">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0</w:t>
            </w:r>
          </w:p>
        </w:tc>
      </w:tr>
      <w:tr w14:paraId="0DB45CE6">
        <w:tblPrEx>
          <w:tblCellMar>
            <w:top w:w="0" w:type="dxa"/>
            <w:left w:w="0" w:type="dxa"/>
            <w:bottom w:w="0" w:type="dxa"/>
            <w:right w:w="0" w:type="dxa"/>
          </w:tblCellMar>
        </w:tblPrEx>
        <w:trPr>
          <w:trHeight w:val="247" w:hRule="atLeast"/>
        </w:trPr>
        <w:tc>
          <w:tcPr>
            <w:tcW w:w="8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5DE85CB1">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1</w:t>
            </w:r>
          </w:p>
        </w:tc>
        <w:tc>
          <w:tcPr>
            <w:tcW w:w="79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3638E2D8">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0</w:t>
            </w:r>
          </w:p>
        </w:tc>
        <w:tc>
          <w:tcPr>
            <w:tcW w:w="80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3F634B91">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1</w:t>
            </w:r>
          </w:p>
        </w:tc>
        <w:tc>
          <w:tcPr>
            <w:tcW w:w="104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5F56BE02">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0</w:t>
            </w:r>
          </w:p>
        </w:tc>
        <w:tc>
          <w:tcPr>
            <w:tcW w:w="9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1DC445BE">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1</w:t>
            </w:r>
          </w:p>
        </w:tc>
      </w:tr>
      <w:tr w14:paraId="5ADB95F7">
        <w:tblPrEx>
          <w:tblCellMar>
            <w:top w:w="0" w:type="dxa"/>
            <w:left w:w="0" w:type="dxa"/>
            <w:bottom w:w="0" w:type="dxa"/>
            <w:right w:w="0" w:type="dxa"/>
          </w:tblCellMar>
        </w:tblPrEx>
        <w:trPr>
          <w:trHeight w:val="248" w:hRule="atLeast"/>
        </w:trPr>
        <w:tc>
          <w:tcPr>
            <w:tcW w:w="8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5B5C92FC">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1</w:t>
            </w:r>
          </w:p>
        </w:tc>
        <w:tc>
          <w:tcPr>
            <w:tcW w:w="79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097FA691">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1</w:t>
            </w:r>
          </w:p>
        </w:tc>
        <w:tc>
          <w:tcPr>
            <w:tcW w:w="80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0125B410">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0</w:t>
            </w:r>
          </w:p>
        </w:tc>
        <w:tc>
          <w:tcPr>
            <w:tcW w:w="104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1E7983CF">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0</w:t>
            </w:r>
          </w:p>
        </w:tc>
        <w:tc>
          <w:tcPr>
            <w:tcW w:w="9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36C2664E">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1</w:t>
            </w:r>
          </w:p>
        </w:tc>
      </w:tr>
      <w:tr w14:paraId="10EAFAEC">
        <w:tblPrEx>
          <w:tblCellMar>
            <w:top w:w="0" w:type="dxa"/>
            <w:left w:w="0" w:type="dxa"/>
            <w:bottom w:w="0" w:type="dxa"/>
            <w:right w:w="0" w:type="dxa"/>
          </w:tblCellMar>
        </w:tblPrEx>
        <w:trPr>
          <w:trHeight w:val="249" w:hRule="atLeast"/>
        </w:trPr>
        <w:tc>
          <w:tcPr>
            <w:tcW w:w="812"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3514FBCC">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1</w:t>
            </w:r>
          </w:p>
        </w:tc>
        <w:tc>
          <w:tcPr>
            <w:tcW w:w="79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010C9D80">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1</w:t>
            </w:r>
          </w:p>
        </w:tc>
        <w:tc>
          <w:tcPr>
            <w:tcW w:w="800"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5C02E98D">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1</w:t>
            </w:r>
          </w:p>
        </w:tc>
        <w:tc>
          <w:tcPr>
            <w:tcW w:w="1048"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76C6ACF3">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1</w:t>
            </w:r>
          </w:p>
        </w:tc>
        <w:tc>
          <w:tcPr>
            <w:tcW w:w="925"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0" w:type="dxa"/>
              <w:right w:w="15" w:type="dxa"/>
            </w:tcMar>
          </w:tcPr>
          <w:p w14:paraId="3EE5CCB4">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1</w:t>
            </w:r>
          </w:p>
        </w:tc>
      </w:tr>
    </w:tbl>
    <w:p w14:paraId="21A8E7EF">
      <w:pPr>
        <w:spacing w:after="0"/>
        <w:rPr>
          <w:rFonts w:ascii="Times New Roman" w:hAnsi="Times New Roman" w:cs="Times New Roman"/>
          <w:color w:val="000000" w:themeColor="text1"/>
          <w:sz w:val="20"/>
          <w:szCs w:val="20"/>
          <w14:textFill>
            <w14:solidFill>
              <w14:schemeClr w14:val="tx1"/>
            </w14:solidFill>
          </w14:textFill>
        </w:rPr>
      </w:pPr>
    </w:p>
    <w:p w14:paraId="67D67824">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From the truth table, the expression for sum and carry bits of the output can be obtained as, </w:t>
      </w:r>
    </w:p>
    <w:p w14:paraId="29CBDF63">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SUM = A’B’C + A’BC’ + AB’C’ + ABC= A</w:t>
      </w:r>
      <w:r>
        <w:rPr>
          <w:rFonts w:ascii="Times New Roman" w:hAnsi="Times New Roman" w:cs="Times New Roman"/>
          <w:color w:val="000000" w:themeColor="text1"/>
          <w:sz w:val="20"/>
          <w:szCs w:val="20"/>
          <w14:textFill>
            <w14:solidFill>
              <w14:schemeClr w14:val="tx1"/>
            </w14:solidFill>
          </w14:textFill>
        </w:rPr>
        <w:drawing>
          <wp:inline distT="0" distB="0" distL="0" distR="0">
            <wp:extent cx="153035" cy="1308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160319" cy="136569"/>
                    </a:xfrm>
                    <a:prstGeom prst="rect">
                      <a:avLst/>
                    </a:prstGeom>
                    <a:noFill/>
                    <a:ln>
                      <a:noFill/>
                    </a:ln>
                  </pic:spPr>
                </pic:pic>
              </a:graphicData>
            </a:graphic>
          </wp:inline>
        </w:drawing>
      </w:r>
      <w:r>
        <w:rPr>
          <w:rFonts w:ascii="Times New Roman" w:hAnsi="Times New Roman" w:cs="Times New Roman"/>
          <w:color w:val="000000" w:themeColor="text1"/>
          <w:sz w:val="20"/>
          <w:szCs w:val="20"/>
          <w14:textFill>
            <w14:solidFill>
              <w14:schemeClr w14:val="tx1"/>
            </w14:solidFill>
          </w14:textFill>
        </w:rPr>
        <w:t>B</w:t>
      </w:r>
      <w:r>
        <w:rPr>
          <w:rFonts w:ascii="Times New Roman" w:hAnsi="Times New Roman" w:cs="Times New Roman"/>
          <w:color w:val="000000" w:themeColor="text1"/>
          <w:sz w:val="20"/>
          <w:szCs w:val="20"/>
          <w14:textFill>
            <w14:solidFill>
              <w14:schemeClr w14:val="tx1"/>
            </w14:solidFill>
          </w14:textFill>
        </w:rPr>
        <w:drawing>
          <wp:inline distT="0" distB="0" distL="0" distR="0">
            <wp:extent cx="153035" cy="13081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160319" cy="136569"/>
                    </a:xfrm>
                    <a:prstGeom prst="rect">
                      <a:avLst/>
                    </a:prstGeom>
                    <a:noFill/>
                    <a:ln>
                      <a:noFill/>
                    </a:ln>
                  </pic:spPr>
                </pic:pic>
              </a:graphicData>
            </a:graphic>
          </wp:inline>
        </w:drawing>
      </w:r>
      <w:r>
        <w:rPr>
          <w:rFonts w:ascii="Times New Roman" w:hAnsi="Times New Roman" w:cs="Times New Roman"/>
          <w:color w:val="000000" w:themeColor="text1"/>
          <w:sz w:val="20"/>
          <w:szCs w:val="20"/>
          <w14:textFill>
            <w14:solidFill>
              <w14:schemeClr w14:val="tx1"/>
            </w14:solidFill>
          </w14:textFill>
        </w:rPr>
        <w:t>C</w:t>
      </w:r>
    </w:p>
    <w:p w14:paraId="0D45986F">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CARRY = A’BC + AB’C + ABC’ +ABC=AB+(A</w:t>
      </w:r>
      <w:r>
        <w:rPr>
          <w:rFonts w:ascii="Times New Roman" w:hAnsi="Times New Roman" w:cs="Times New Roman"/>
          <w:color w:val="000000" w:themeColor="text1"/>
          <w:sz w:val="20"/>
          <w:szCs w:val="20"/>
          <w14:textFill>
            <w14:solidFill>
              <w14:schemeClr w14:val="tx1"/>
            </w14:solidFill>
          </w14:textFill>
        </w:rPr>
        <w:drawing>
          <wp:inline distT="0" distB="0" distL="0" distR="0">
            <wp:extent cx="153035" cy="13081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160319" cy="136569"/>
                    </a:xfrm>
                    <a:prstGeom prst="rect">
                      <a:avLst/>
                    </a:prstGeom>
                    <a:noFill/>
                    <a:ln>
                      <a:noFill/>
                    </a:ln>
                  </pic:spPr>
                </pic:pic>
              </a:graphicData>
            </a:graphic>
          </wp:inline>
        </w:drawing>
      </w:r>
      <w:r>
        <w:rPr>
          <w:rFonts w:ascii="Times New Roman" w:hAnsi="Times New Roman" w:cs="Times New Roman"/>
          <w:color w:val="000000" w:themeColor="text1"/>
          <w:sz w:val="20"/>
          <w:szCs w:val="20"/>
          <w14:textFill>
            <w14:solidFill>
              <w14:schemeClr w14:val="tx1"/>
            </w14:solidFill>
          </w14:textFill>
        </w:rPr>
        <w:t>B)C</w:t>
      </w:r>
    </w:p>
    <w:p w14:paraId="41F58808">
      <w:pPr>
        <w:spacing w:after="0"/>
        <w:rPr>
          <w:rFonts w:ascii="Times New Roman" w:hAnsi="Times New Roman" w:cs="Times New Roman"/>
          <w:color w:val="000000" w:themeColor="text1"/>
          <w:sz w:val="20"/>
          <w:szCs w:val="20"/>
          <w14:textFill>
            <w14:solidFill>
              <w14:schemeClr w14:val="tx1"/>
            </w14:solidFill>
          </w14:textFill>
        </w:rPr>
      </w:pPr>
    </w:p>
    <w:p w14:paraId="03706D1B">
      <w:pPr>
        <w:spacing w:after="0"/>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Logic Diagram:</w:t>
      </w:r>
      <w:r>
        <w:rPr>
          <w:rFonts w:ascii="Times New Roman" w:hAnsi="Times New Roman" w:cs="Times New Roman"/>
          <w:color w:val="000000" w:themeColor="text1"/>
          <w:sz w:val="20"/>
          <w:szCs w:val="20"/>
          <w14:textFill>
            <w14:solidFill>
              <w14:schemeClr w14:val="tx1"/>
            </w14:solidFill>
          </w14:textFill>
        </w:rPr>
        <w:t xml:space="preserve"> </w:t>
      </w:r>
    </w:p>
    <w:p w14:paraId="0B166241">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b/>
      </w:r>
      <w:r>
        <w:rPr>
          <w:rFonts w:ascii="Times New Roman" w:hAnsi="Times New Roman" w:cs="Times New Roman"/>
          <w:color w:val="000000" w:themeColor="text1"/>
          <w:sz w:val="20"/>
          <w:szCs w:val="20"/>
          <w14:textFill>
            <w14:solidFill>
              <w14:schemeClr w14:val="tx1"/>
            </w14:solidFill>
          </w14:textFill>
        </w:rPr>
        <w:drawing>
          <wp:inline distT="0" distB="0" distL="0" distR="0">
            <wp:extent cx="4244975" cy="1802130"/>
            <wp:effectExtent l="0" t="0" r="3175" b="7620"/>
            <wp:docPr id="14340" name="Content Placeholder 3" descr="full adder circu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 name="Content Placeholder 3" descr="full adder circuit.jpg"/>
                    <pic:cNvPicPr>
                      <a:picLocks noChangeAspect="1"/>
                    </pic:cNvPicPr>
                  </pic:nvPicPr>
                  <pic:blipFill>
                    <a:blip r:embed="rId48">
                      <a:extLst>
                        <a:ext uri="{28A0092B-C50C-407E-A947-70E740481C1C}">
                          <a14:useLocalDpi xmlns:a14="http://schemas.microsoft.com/office/drawing/2010/main" val="0"/>
                        </a:ext>
                      </a:extLst>
                    </a:blip>
                    <a:srcRect r="450" b="15566"/>
                    <a:stretch>
                      <a:fillRect/>
                    </a:stretch>
                  </pic:blipFill>
                  <pic:spPr>
                    <a:xfrm>
                      <a:off x="0" y="0"/>
                      <a:ext cx="4279410" cy="1816757"/>
                    </a:xfrm>
                    <a:prstGeom prst="rect">
                      <a:avLst/>
                    </a:prstGeom>
                    <a:noFill/>
                    <a:ln>
                      <a:noFill/>
                    </a:ln>
                  </pic:spPr>
                </pic:pic>
              </a:graphicData>
            </a:graphic>
          </wp:inline>
        </w:drawing>
      </w:r>
    </w:p>
    <w:p w14:paraId="74C408FD">
      <w:pPr>
        <w:rPr>
          <w:rFonts w:ascii="Times New Roman" w:hAnsi="Times New Roman" w:cs="Times New Roman"/>
          <w:b/>
          <w:color w:val="000000" w:themeColor="text1"/>
          <w:sz w:val="20"/>
          <w:szCs w:val="20"/>
          <w14:textFill>
            <w14:solidFill>
              <w14:schemeClr w14:val="tx1"/>
            </w14:solidFill>
          </w14:textFill>
        </w:rPr>
      </w:pPr>
    </w:p>
    <w:p w14:paraId="1F99C6A7">
      <w:pPr>
        <w:rPr>
          <w:rFonts w:ascii="Times New Roman" w:hAnsi="Times New Roman" w:cs="Times New Roman"/>
          <w:b/>
          <w:color w:val="000000" w:themeColor="text1"/>
          <w:sz w:val="20"/>
          <w:szCs w:val="20"/>
          <w14:textFill>
            <w14:solidFill>
              <w14:schemeClr w14:val="tx1"/>
            </w14:solidFill>
          </w14:textFill>
        </w:rPr>
      </w:pPr>
    </w:p>
    <w:p w14:paraId="0ABE1BEF">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RESULT:</w:t>
      </w:r>
      <w:r>
        <w:rPr>
          <w:rFonts w:ascii="Times New Roman" w:hAnsi="Times New Roman" w:cs="Times New Roman"/>
          <w:b/>
          <w:color w:val="000000" w:themeColor="text1"/>
          <w:sz w:val="20"/>
          <w:szCs w:val="20"/>
          <w:u w:val="single"/>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t>Implementation of HALF ADDER &amp; FULL ADDER using basic logic gates has been done in simulator.</w:t>
      </w:r>
    </w:p>
    <w:p w14:paraId="51A78E04">
      <w:pPr>
        <w:jc w:val="center"/>
        <w:rPr>
          <w:rFonts w:ascii="Times New Roman" w:hAnsi="Times New Roman" w:cs="Times New Roman"/>
          <w:b/>
          <w:bCs/>
          <w:color w:val="000000" w:themeColor="text1"/>
          <w:sz w:val="20"/>
          <w:szCs w:val="20"/>
          <w:u w:val="single"/>
          <w14:textFill>
            <w14:solidFill>
              <w14:schemeClr w14:val="tx1"/>
            </w14:solidFill>
          </w14:textFill>
        </w:rPr>
      </w:pPr>
      <w:r>
        <w:rPr>
          <w:rFonts w:ascii="Times New Roman" w:hAnsi="Times New Roman" w:cs="Times New Roman"/>
          <w:b/>
          <w:bCs/>
          <w:color w:val="000000" w:themeColor="text1"/>
          <w:sz w:val="20"/>
          <w:szCs w:val="20"/>
          <w:u w:val="single"/>
          <w14:textFill>
            <w14:solidFill>
              <w14:schemeClr w14:val="tx1"/>
            </w14:solidFill>
          </w14:textFill>
        </w:rPr>
        <w:t>EXPERIMENT  4</w:t>
      </w:r>
    </w:p>
    <w:p w14:paraId="24001595">
      <w:pPr>
        <w:spacing w:after="0" w:line="259" w:lineRule="auto"/>
        <w:ind w:left="-5"/>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 xml:space="preserve">AIM: </w:t>
      </w:r>
      <w:r>
        <w:rPr>
          <w:rFonts w:ascii="Times New Roman" w:hAnsi="Times New Roman" w:cs="Times New Roman"/>
          <w:color w:val="000000" w:themeColor="text1"/>
          <w:sz w:val="20"/>
          <w:szCs w:val="20"/>
          <w14:textFill>
            <w14:solidFill>
              <w14:schemeClr w14:val="tx1"/>
            </w14:solidFill>
          </w14:textFill>
        </w:rPr>
        <w:t>Implementing Binary -to -Gray, Gray -to -Binary code conversions. Using COA Simulator</w:t>
      </w:r>
    </w:p>
    <w:p w14:paraId="3248BEB6">
      <w:pPr>
        <w:spacing w:after="0" w:line="259" w:lineRule="auto"/>
        <w:rPr>
          <w:rFonts w:ascii="Times New Roman" w:hAnsi="Times New Roman" w:cs="Times New Roman"/>
          <w:color w:val="000000" w:themeColor="text1"/>
          <w:sz w:val="20"/>
          <w:szCs w:val="20"/>
          <w14:textFill>
            <w14:solidFill>
              <w14:schemeClr w14:val="tx1"/>
            </w14:solidFill>
          </w14:textFill>
        </w:rPr>
      </w:pPr>
    </w:p>
    <w:p w14:paraId="7A62FBEF">
      <w:pPr>
        <w:spacing w:after="0" w:line="259"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THEORY:</w:t>
      </w:r>
    </w:p>
    <w:p w14:paraId="11767B2B">
      <w:pPr>
        <w:spacing w:after="0" w:line="259" w:lineRule="auto"/>
        <w:rPr>
          <w:rFonts w:ascii="Times New Roman" w:hAnsi="Times New Roman" w:cs="Times New Roman"/>
          <w:bCs/>
          <w:color w:val="000000" w:themeColor="text1"/>
          <w:sz w:val="20"/>
          <w:szCs w:val="20"/>
          <w14:textFill>
            <w14:solidFill>
              <w14:schemeClr w14:val="tx1"/>
            </w14:solidFill>
          </w14:textFill>
        </w:rPr>
      </w:pPr>
    </w:p>
    <w:p w14:paraId="4267F4A3">
      <w:pPr>
        <w:spacing w:after="0" w:line="259" w:lineRule="auto"/>
        <w:rPr>
          <w:rFonts w:ascii="Times New Roman" w:hAnsi="Times New Roman" w:cs="Times New Roman"/>
          <w:bCs/>
          <w:color w:val="000000" w:themeColor="text1"/>
          <w:sz w:val="20"/>
          <w:szCs w:val="20"/>
          <w14:textFill>
            <w14:solidFill>
              <w14:schemeClr w14:val="tx1"/>
            </w14:solidFill>
          </w14:textFill>
        </w:rPr>
      </w:pPr>
      <w:r>
        <w:rPr>
          <w:rFonts w:ascii="Times New Roman" w:hAnsi="Times New Roman" w:cs="Times New Roman"/>
          <w:bCs/>
          <w:color w:val="000000" w:themeColor="text1"/>
          <w:sz w:val="20"/>
          <w:szCs w:val="20"/>
          <w14:textFill>
            <w14:solidFill>
              <w14:schemeClr w14:val="tx1"/>
            </w14:solidFill>
          </w14:textFill>
        </w:rPr>
        <w:t>Definition of Binary and Gray code:</w:t>
      </w:r>
    </w:p>
    <w:p w14:paraId="2920F1F3">
      <w:pPr>
        <w:spacing w:after="0" w:line="259" w:lineRule="auto"/>
        <w:rPr>
          <w:rFonts w:ascii="Times New Roman" w:hAnsi="Times New Roman" w:cs="Times New Roman"/>
          <w:color w:val="000000" w:themeColor="text1"/>
          <w:sz w:val="20"/>
          <w:szCs w:val="20"/>
          <w14:textFill>
            <w14:solidFill>
              <w14:schemeClr w14:val="tx1"/>
            </w14:solidFill>
          </w14:textFill>
        </w:rPr>
      </w:pPr>
    </w:p>
    <w:p w14:paraId="6FEEBDDB">
      <w:pPr>
        <w:pStyle w:val="12"/>
        <w:rPr>
          <w:color w:val="000000" w:themeColor="text1"/>
          <w:sz w:val="20"/>
          <w:szCs w:val="20"/>
          <w14:textFill>
            <w14:solidFill>
              <w14:schemeClr w14:val="tx1"/>
            </w14:solidFill>
          </w14:textFill>
        </w:rPr>
      </w:pPr>
      <w:r>
        <w:rPr>
          <w:rStyle w:val="13"/>
          <w:color w:val="000000" w:themeColor="text1"/>
          <w:sz w:val="20"/>
          <w:szCs w:val="20"/>
          <w14:textFill>
            <w14:solidFill>
              <w14:schemeClr w14:val="tx1"/>
            </w14:solidFill>
          </w14:textFill>
        </w:rPr>
        <w:t>Gray code</w:t>
      </w:r>
      <w:r>
        <w:rPr>
          <w:color w:val="000000" w:themeColor="text1"/>
          <w:sz w:val="20"/>
          <w:szCs w:val="20"/>
          <w14:textFill>
            <w14:solidFill>
              <w14:schemeClr w14:val="tx1"/>
            </w14:solidFill>
          </w14:textFill>
        </w:rPr>
        <w:t> – also known as </w:t>
      </w:r>
      <w:r>
        <w:rPr>
          <w:rStyle w:val="13"/>
          <w:color w:val="000000" w:themeColor="text1"/>
          <w:sz w:val="20"/>
          <w:szCs w:val="20"/>
          <w14:textFill>
            <w14:solidFill>
              <w14:schemeClr w14:val="tx1"/>
            </w14:solidFill>
          </w14:textFill>
        </w:rPr>
        <w:t>Cyclic Code</w:t>
      </w:r>
      <w:r>
        <w:rPr>
          <w:color w:val="000000" w:themeColor="text1"/>
          <w:sz w:val="20"/>
          <w:szCs w:val="20"/>
          <w14:textFill>
            <w14:solidFill>
              <w14:schemeClr w14:val="tx1"/>
            </w14:solidFill>
          </w14:textFill>
        </w:rPr>
        <w:t>, </w:t>
      </w:r>
      <w:r>
        <w:rPr>
          <w:rStyle w:val="13"/>
          <w:color w:val="000000" w:themeColor="text1"/>
          <w:sz w:val="20"/>
          <w:szCs w:val="20"/>
          <w14:textFill>
            <w14:solidFill>
              <w14:schemeClr w14:val="tx1"/>
            </w14:solidFill>
          </w14:textFill>
        </w:rPr>
        <w:t>Reflected Binary Code</w:t>
      </w:r>
      <w:r>
        <w:rPr>
          <w:color w:val="000000" w:themeColor="text1"/>
          <w:sz w:val="20"/>
          <w:szCs w:val="20"/>
          <w14:textFill>
            <w14:solidFill>
              <w14:schemeClr w14:val="tx1"/>
            </w14:solidFill>
          </w14:textFill>
        </w:rPr>
        <w:t> (RBC), </w:t>
      </w:r>
      <w:r>
        <w:rPr>
          <w:rStyle w:val="13"/>
          <w:color w:val="000000" w:themeColor="text1"/>
          <w:sz w:val="20"/>
          <w:szCs w:val="20"/>
          <w14:textFill>
            <w14:solidFill>
              <w14:schemeClr w14:val="tx1"/>
            </w14:solidFill>
          </w14:textFill>
        </w:rPr>
        <w:t>Reflected Binary</w:t>
      </w:r>
      <w:r>
        <w:rPr>
          <w:color w:val="000000" w:themeColor="text1"/>
          <w:sz w:val="20"/>
          <w:szCs w:val="20"/>
          <w14:textFill>
            <w14:solidFill>
              <w14:schemeClr w14:val="tx1"/>
            </w14:solidFill>
          </w14:textFill>
        </w:rPr>
        <w:t> (RB) or </w:t>
      </w:r>
      <w:r>
        <w:rPr>
          <w:rStyle w:val="13"/>
          <w:color w:val="000000" w:themeColor="text1"/>
          <w:sz w:val="20"/>
          <w:szCs w:val="20"/>
          <w14:textFill>
            <w14:solidFill>
              <w14:schemeClr w14:val="tx1"/>
            </w14:solidFill>
          </w14:textFill>
        </w:rPr>
        <w:t>Grey code</w:t>
      </w:r>
      <w:r>
        <w:rPr>
          <w:color w:val="000000" w:themeColor="text1"/>
          <w:sz w:val="20"/>
          <w:szCs w:val="20"/>
          <w14:textFill>
            <w14:solidFill>
              <w14:schemeClr w14:val="tx1"/>
            </w14:solidFill>
          </w14:textFill>
        </w:rPr>
        <w:t> – is defined as an ordering of the binary number system such that each incremental value can only differ by one bit. In gray code, while traversing from one step to another step only one bit in the code group changes. That is to say that two adjacent code numbers differ from each other by only one bit.</w:t>
      </w:r>
    </w:p>
    <w:p w14:paraId="34F67ECF">
      <w:pPr>
        <w:pStyle w:val="12"/>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Gray code is the most popular of the unit distance codes, but it is not suitable for arithmetic operations. Gray code has some applications in analog to digital converters, as well as being used for error correction in digital communication. Gray code can be difficult to understand initially, but becomes much easier to understand when looking at the gray code tables below.</w:t>
      </w:r>
    </w:p>
    <w:p w14:paraId="6F6B959A">
      <w:pPr>
        <w:pStyle w:val="3"/>
        <w:rPr>
          <w:rFonts w:cs="Times New Roman"/>
          <w:color w:val="000000" w:themeColor="text1"/>
          <w:sz w:val="20"/>
          <w:szCs w:val="20"/>
          <w14:textFill>
            <w14:solidFill>
              <w14:schemeClr w14:val="tx1"/>
            </w14:solidFill>
          </w14:textFill>
        </w:rPr>
      </w:pPr>
      <w:r>
        <w:rPr>
          <w:rFonts w:cs="Times New Roman"/>
          <w:color w:val="000000" w:themeColor="text1"/>
          <w:sz w:val="20"/>
          <w:szCs w:val="20"/>
          <w14:textFill>
            <w14:solidFill>
              <w14:schemeClr w14:val="tx1"/>
            </w14:solidFill>
          </w14:textFill>
        </w:rPr>
        <w:t>Binary to Gray Code Converter:</w:t>
      </w:r>
    </w:p>
    <w:p w14:paraId="0D571CF3">
      <w:pPr>
        <w:pStyle w:val="12"/>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The logical circuit which converts the binary code to equivalent gray code is known as </w:t>
      </w:r>
      <w:r>
        <w:rPr>
          <w:rStyle w:val="13"/>
          <w:color w:val="000000" w:themeColor="text1"/>
          <w:sz w:val="20"/>
          <w:szCs w:val="20"/>
          <w14:textFill>
            <w14:solidFill>
              <w14:schemeClr w14:val="tx1"/>
            </w14:solidFill>
          </w14:textFill>
        </w:rPr>
        <w:t>binary to gray code converter</w:t>
      </w:r>
      <w:r>
        <w:rPr>
          <w:color w:val="000000" w:themeColor="text1"/>
          <w:sz w:val="20"/>
          <w:szCs w:val="20"/>
          <w14:textFill>
            <w14:solidFill>
              <w14:schemeClr w14:val="tx1"/>
            </w14:solidFill>
          </w14:textFill>
        </w:rPr>
        <w:t>. An n-bit gray code can be obtained by reflecting an n-1 bit code about an axis after 2</w:t>
      </w:r>
      <w:r>
        <w:rPr>
          <w:color w:val="000000" w:themeColor="text1"/>
          <w:sz w:val="20"/>
          <w:szCs w:val="20"/>
          <w:vertAlign w:val="superscript"/>
          <w14:textFill>
            <w14:solidFill>
              <w14:schemeClr w14:val="tx1"/>
            </w14:solidFill>
          </w14:textFill>
        </w:rPr>
        <w:t>n-1</w:t>
      </w:r>
      <w:r>
        <w:rPr>
          <w:color w:val="000000" w:themeColor="text1"/>
          <w:sz w:val="20"/>
          <w:szCs w:val="20"/>
          <w14:textFill>
            <w14:solidFill>
              <w14:schemeClr w14:val="tx1"/>
            </w14:solidFill>
          </w14:textFill>
        </w:rPr>
        <w:t> rows and putting the MSB (Most Significant Bit) of 0 above the axis and the MSB of 1 below the axis. Reflection of Gray codes is shown below.</w:t>
      </w:r>
    </w:p>
    <w:p w14:paraId="61FE4E3F">
      <w:pPr>
        <w:pStyle w:val="12"/>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The 4 bit binary to gray code conversion table is given below:</w:t>
      </w:r>
    </w:p>
    <w:p w14:paraId="18B61FC8">
      <w:pPr>
        <w:pStyle w:val="12"/>
        <w:rPr>
          <w:color w:val="000000" w:themeColor="text1"/>
          <w:sz w:val="20"/>
          <w:szCs w:val="20"/>
          <w14:textFill>
            <w14:solidFill>
              <w14:schemeClr w14:val="tx1"/>
            </w14:solidFill>
          </w14:textFill>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6"/>
        <w:gridCol w:w="1497"/>
        <w:gridCol w:w="1260"/>
      </w:tblGrid>
      <w:tr w14:paraId="2EF08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882" w:type="dxa"/>
          </w:tcPr>
          <w:p w14:paraId="740CBB06">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Decimal </w:t>
            </w:r>
          </w:p>
        </w:tc>
        <w:tc>
          <w:tcPr>
            <w:tcW w:w="1497" w:type="dxa"/>
          </w:tcPr>
          <w:p w14:paraId="276FC3DA">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Binary Number</w:t>
            </w:r>
          </w:p>
        </w:tc>
        <w:tc>
          <w:tcPr>
            <w:tcW w:w="1260" w:type="dxa"/>
          </w:tcPr>
          <w:p w14:paraId="05B9409D">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Gray code</w:t>
            </w:r>
          </w:p>
        </w:tc>
      </w:tr>
      <w:tr w14:paraId="1E771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882" w:type="dxa"/>
          </w:tcPr>
          <w:p w14:paraId="5C5C10F5">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1497" w:type="dxa"/>
          </w:tcPr>
          <w:p w14:paraId="53036590">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0000</w:t>
            </w:r>
          </w:p>
        </w:tc>
        <w:tc>
          <w:tcPr>
            <w:tcW w:w="1260" w:type="dxa"/>
          </w:tcPr>
          <w:p w14:paraId="445C27FE">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0000</w:t>
            </w:r>
          </w:p>
        </w:tc>
      </w:tr>
      <w:tr w14:paraId="402A4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882" w:type="dxa"/>
          </w:tcPr>
          <w:p w14:paraId="5AB69C98">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1497" w:type="dxa"/>
          </w:tcPr>
          <w:p w14:paraId="2AA2474A">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0001</w:t>
            </w:r>
          </w:p>
        </w:tc>
        <w:tc>
          <w:tcPr>
            <w:tcW w:w="1260" w:type="dxa"/>
          </w:tcPr>
          <w:p w14:paraId="2E95B415">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0001</w:t>
            </w:r>
          </w:p>
        </w:tc>
      </w:tr>
      <w:tr w14:paraId="49D11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882" w:type="dxa"/>
          </w:tcPr>
          <w:p w14:paraId="30F55548">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2</w:t>
            </w:r>
          </w:p>
          <w:p w14:paraId="4ED57988">
            <w:pPr>
              <w:spacing w:after="0" w:line="259" w:lineRule="auto"/>
              <w:ind w:right="2"/>
              <w:rPr>
                <w:rFonts w:ascii="Times New Roman" w:hAnsi="Times New Roman" w:cs="Times New Roman"/>
                <w:color w:val="000000" w:themeColor="text1"/>
                <w:sz w:val="20"/>
                <w:szCs w:val="20"/>
                <w14:textFill>
                  <w14:solidFill>
                    <w14:schemeClr w14:val="tx1"/>
                  </w14:solidFill>
                </w14:textFill>
              </w:rPr>
            </w:pPr>
          </w:p>
        </w:tc>
        <w:tc>
          <w:tcPr>
            <w:tcW w:w="1497" w:type="dxa"/>
          </w:tcPr>
          <w:p w14:paraId="6EA43018">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0010</w:t>
            </w:r>
          </w:p>
        </w:tc>
        <w:tc>
          <w:tcPr>
            <w:tcW w:w="1260" w:type="dxa"/>
          </w:tcPr>
          <w:p w14:paraId="2BD5F2D2">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0011</w:t>
            </w:r>
          </w:p>
        </w:tc>
      </w:tr>
      <w:tr w14:paraId="2FA34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882" w:type="dxa"/>
          </w:tcPr>
          <w:p w14:paraId="7667C46C">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3</w:t>
            </w:r>
          </w:p>
        </w:tc>
        <w:tc>
          <w:tcPr>
            <w:tcW w:w="1497" w:type="dxa"/>
          </w:tcPr>
          <w:p w14:paraId="05E75C66">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0011</w:t>
            </w:r>
          </w:p>
        </w:tc>
        <w:tc>
          <w:tcPr>
            <w:tcW w:w="1260" w:type="dxa"/>
          </w:tcPr>
          <w:p w14:paraId="17D05D98">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0010</w:t>
            </w:r>
          </w:p>
        </w:tc>
      </w:tr>
      <w:tr w14:paraId="402E7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jc w:val="center"/>
        </w:trPr>
        <w:tc>
          <w:tcPr>
            <w:tcW w:w="882" w:type="dxa"/>
          </w:tcPr>
          <w:p w14:paraId="26F2A39F">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4</w:t>
            </w:r>
          </w:p>
        </w:tc>
        <w:tc>
          <w:tcPr>
            <w:tcW w:w="1497" w:type="dxa"/>
          </w:tcPr>
          <w:p w14:paraId="457BC8A7">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0100</w:t>
            </w:r>
          </w:p>
        </w:tc>
        <w:tc>
          <w:tcPr>
            <w:tcW w:w="1260" w:type="dxa"/>
          </w:tcPr>
          <w:p w14:paraId="38CD89DB">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0110</w:t>
            </w:r>
          </w:p>
        </w:tc>
      </w:tr>
      <w:tr w14:paraId="456F8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jc w:val="center"/>
        </w:trPr>
        <w:tc>
          <w:tcPr>
            <w:tcW w:w="882" w:type="dxa"/>
          </w:tcPr>
          <w:p w14:paraId="50EE26FA">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5</w:t>
            </w:r>
          </w:p>
        </w:tc>
        <w:tc>
          <w:tcPr>
            <w:tcW w:w="1497" w:type="dxa"/>
          </w:tcPr>
          <w:p w14:paraId="5B5A19CA">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0101</w:t>
            </w:r>
          </w:p>
        </w:tc>
        <w:tc>
          <w:tcPr>
            <w:tcW w:w="1260" w:type="dxa"/>
          </w:tcPr>
          <w:p w14:paraId="2A9C3379">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0111</w:t>
            </w:r>
          </w:p>
        </w:tc>
      </w:tr>
      <w:tr w14:paraId="2A118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jc w:val="center"/>
        </w:trPr>
        <w:tc>
          <w:tcPr>
            <w:tcW w:w="882" w:type="dxa"/>
          </w:tcPr>
          <w:p w14:paraId="61CE7FB8">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6</w:t>
            </w:r>
          </w:p>
        </w:tc>
        <w:tc>
          <w:tcPr>
            <w:tcW w:w="1497" w:type="dxa"/>
          </w:tcPr>
          <w:p w14:paraId="4A06A6AF">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0110</w:t>
            </w:r>
          </w:p>
        </w:tc>
        <w:tc>
          <w:tcPr>
            <w:tcW w:w="1260" w:type="dxa"/>
          </w:tcPr>
          <w:p w14:paraId="7C35768A">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0101</w:t>
            </w:r>
          </w:p>
        </w:tc>
      </w:tr>
      <w:tr w14:paraId="6F086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jc w:val="center"/>
        </w:trPr>
        <w:tc>
          <w:tcPr>
            <w:tcW w:w="882" w:type="dxa"/>
          </w:tcPr>
          <w:p w14:paraId="7E4FF044">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7</w:t>
            </w:r>
          </w:p>
        </w:tc>
        <w:tc>
          <w:tcPr>
            <w:tcW w:w="1497" w:type="dxa"/>
          </w:tcPr>
          <w:p w14:paraId="5BC14BD9">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0111</w:t>
            </w:r>
          </w:p>
        </w:tc>
        <w:tc>
          <w:tcPr>
            <w:tcW w:w="1260" w:type="dxa"/>
          </w:tcPr>
          <w:p w14:paraId="2187BA72">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0100</w:t>
            </w:r>
          </w:p>
        </w:tc>
      </w:tr>
      <w:tr w14:paraId="5E460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jc w:val="center"/>
        </w:trPr>
        <w:tc>
          <w:tcPr>
            <w:tcW w:w="882" w:type="dxa"/>
          </w:tcPr>
          <w:p w14:paraId="31AA2AF0">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8</w:t>
            </w:r>
          </w:p>
        </w:tc>
        <w:tc>
          <w:tcPr>
            <w:tcW w:w="1497" w:type="dxa"/>
          </w:tcPr>
          <w:p w14:paraId="683DFDE5">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1000</w:t>
            </w:r>
          </w:p>
        </w:tc>
        <w:tc>
          <w:tcPr>
            <w:tcW w:w="1260" w:type="dxa"/>
          </w:tcPr>
          <w:p w14:paraId="2D4229B0">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1100</w:t>
            </w:r>
          </w:p>
        </w:tc>
      </w:tr>
      <w:tr w14:paraId="02226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jc w:val="center"/>
        </w:trPr>
        <w:tc>
          <w:tcPr>
            <w:tcW w:w="882" w:type="dxa"/>
          </w:tcPr>
          <w:p w14:paraId="3EF5B98F">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9</w:t>
            </w:r>
          </w:p>
          <w:p w14:paraId="73DC6A5A">
            <w:pPr>
              <w:spacing w:after="0" w:line="259" w:lineRule="auto"/>
              <w:ind w:right="2"/>
              <w:rPr>
                <w:rFonts w:ascii="Times New Roman" w:hAnsi="Times New Roman" w:cs="Times New Roman"/>
                <w:color w:val="000000" w:themeColor="text1"/>
                <w:sz w:val="20"/>
                <w:szCs w:val="20"/>
                <w14:textFill>
                  <w14:solidFill>
                    <w14:schemeClr w14:val="tx1"/>
                  </w14:solidFill>
                </w14:textFill>
              </w:rPr>
            </w:pPr>
          </w:p>
        </w:tc>
        <w:tc>
          <w:tcPr>
            <w:tcW w:w="1497" w:type="dxa"/>
          </w:tcPr>
          <w:p w14:paraId="69E902DE">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1001</w:t>
            </w:r>
          </w:p>
        </w:tc>
        <w:tc>
          <w:tcPr>
            <w:tcW w:w="1260" w:type="dxa"/>
          </w:tcPr>
          <w:p w14:paraId="2B1FE860">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1101</w:t>
            </w:r>
          </w:p>
        </w:tc>
      </w:tr>
      <w:tr w14:paraId="06EDE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jc w:val="center"/>
        </w:trPr>
        <w:tc>
          <w:tcPr>
            <w:tcW w:w="882" w:type="dxa"/>
          </w:tcPr>
          <w:p w14:paraId="7D3C80D6">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10</w:t>
            </w:r>
          </w:p>
        </w:tc>
        <w:tc>
          <w:tcPr>
            <w:tcW w:w="1497" w:type="dxa"/>
          </w:tcPr>
          <w:p w14:paraId="15278909">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1010</w:t>
            </w:r>
          </w:p>
        </w:tc>
        <w:tc>
          <w:tcPr>
            <w:tcW w:w="1260" w:type="dxa"/>
          </w:tcPr>
          <w:p w14:paraId="28C0C90E">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1111</w:t>
            </w:r>
          </w:p>
        </w:tc>
      </w:tr>
      <w:tr w14:paraId="72621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jc w:val="center"/>
        </w:trPr>
        <w:tc>
          <w:tcPr>
            <w:tcW w:w="882" w:type="dxa"/>
          </w:tcPr>
          <w:p w14:paraId="70AC4385">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11</w:t>
            </w:r>
          </w:p>
        </w:tc>
        <w:tc>
          <w:tcPr>
            <w:tcW w:w="1497" w:type="dxa"/>
          </w:tcPr>
          <w:p w14:paraId="1BA734D0">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1011</w:t>
            </w:r>
          </w:p>
        </w:tc>
        <w:tc>
          <w:tcPr>
            <w:tcW w:w="1260" w:type="dxa"/>
          </w:tcPr>
          <w:p w14:paraId="78A1CDD3">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1110</w:t>
            </w:r>
          </w:p>
        </w:tc>
      </w:tr>
      <w:tr w14:paraId="1F898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jc w:val="center"/>
        </w:trPr>
        <w:tc>
          <w:tcPr>
            <w:tcW w:w="882" w:type="dxa"/>
          </w:tcPr>
          <w:p w14:paraId="37E6A222">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12</w:t>
            </w:r>
          </w:p>
        </w:tc>
        <w:tc>
          <w:tcPr>
            <w:tcW w:w="1497" w:type="dxa"/>
          </w:tcPr>
          <w:p w14:paraId="25E6B7D0">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1100</w:t>
            </w:r>
          </w:p>
        </w:tc>
        <w:tc>
          <w:tcPr>
            <w:tcW w:w="1260" w:type="dxa"/>
          </w:tcPr>
          <w:p w14:paraId="1F2668A7">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1010</w:t>
            </w:r>
          </w:p>
        </w:tc>
      </w:tr>
      <w:tr w14:paraId="40B07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jc w:val="center"/>
        </w:trPr>
        <w:tc>
          <w:tcPr>
            <w:tcW w:w="882" w:type="dxa"/>
          </w:tcPr>
          <w:p w14:paraId="7A834967">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13</w:t>
            </w:r>
          </w:p>
        </w:tc>
        <w:tc>
          <w:tcPr>
            <w:tcW w:w="1497" w:type="dxa"/>
          </w:tcPr>
          <w:p w14:paraId="19A3E556">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1101</w:t>
            </w:r>
          </w:p>
        </w:tc>
        <w:tc>
          <w:tcPr>
            <w:tcW w:w="1260" w:type="dxa"/>
          </w:tcPr>
          <w:p w14:paraId="3FA1E3E4">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1011</w:t>
            </w:r>
          </w:p>
        </w:tc>
      </w:tr>
      <w:tr w14:paraId="620F3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jc w:val="center"/>
        </w:trPr>
        <w:tc>
          <w:tcPr>
            <w:tcW w:w="882" w:type="dxa"/>
          </w:tcPr>
          <w:p w14:paraId="4E00BB3B">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14</w:t>
            </w:r>
          </w:p>
        </w:tc>
        <w:tc>
          <w:tcPr>
            <w:tcW w:w="1497" w:type="dxa"/>
          </w:tcPr>
          <w:p w14:paraId="0D1BAE70">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1110</w:t>
            </w:r>
          </w:p>
        </w:tc>
        <w:tc>
          <w:tcPr>
            <w:tcW w:w="1260" w:type="dxa"/>
          </w:tcPr>
          <w:p w14:paraId="79FFB6A8">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1001</w:t>
            </w:r>
          </w:p>
        </w:tc>
      </w:tr>
      <w:tr w14:paraId="570CC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 w:hRule="atLeast"/>
          <w:jc w:val="center"/>
        </w:trPr>
        <w:tc>
          <w:tcPr>
            <w:tcW w:w="882" w:type="dxa"/>
          </w:tcPr>
          <w:p w14:paraId="7DF74370">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15</w:t>
            </w:r>
          </w:p>
        </w:tc>
        <w:tc>
          <w:tcPr>
            <w:tcW w:w="1497" w:type="dxa"/>
          </w:tcPr>
          <w:p w14:paraId="11E31255">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1111</w:t>
            </w:r>
          </w:p>
        </w:tc>
        <w:tc>
          <w:tcPr>
            <w:tcW w:w="1260" w:type="dxa"/>
          </w:tcPr>
          <w:p w14:paraId="4F42F70F">
            <w:pPr>
              <w:spacing w:after="0" w:line="259" w:lineRule="auto"/>
              <w:ind w:right="2"/>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1000</w:t>
            </w:r>
          </w:p>
        </w:tc>
      </w:tr>
    </w:tbl>
    <w:p w14:paraId="210B1A23">
      <w:pPr>
        <w:spacing w:after="0" w:line="259" w:lineRule="auto"/>
        <w:ind w:right="2"/>
        <w:rPr>
          <w:ins w:id="0" w:author="Unknown" w:date=""/>
          <w:rFonts w:ascii="Times New Roman" w:hAnsi="Times New Roman" w:cs="Times New Roman"/>
          <w:color w:val="000000" w:themeColor="text1"/>
          <w:sz w:val="20"/>
          <w:szCs w:val="20"/>
          <w14:textFill>
            <w14:solidFill>
              <w14:schemeClr w14:val="tx1"/>
            </w14:solidFill>
          </w14:textFill>
        </w:rPr>
      </w:pPr>
      <w:ins w:id="1" w:author="Unknown">
        <w:r>
          <w:rPr>
            <w:rFonts w:ascii="Times New Roman" w:hAnsi="Times New Roman" w:cs="Times New Roman"/>
            <w:color w:val="000000" w:themeColor="text1"/>
            <w:sz w:val="20"/>
            <w:szCs w:val="20"/>
            <w14:textFill>
              <w14:solidFill>
                <w14:schemeClr w14:val="tx1"/>
              </w14:solidFill>
            </w14:textFill>
          </w:rPr>
          <w:br w:type="textWrapping" w:clear="all"/>
        </w:r>
      </w:ins>
    </w:p>
    <w:p w14:paraId="41F66E75">
      <w:pPr>
        <w:spacing w:after="0" w:line="259" w:lineRule="auto"/>
        <w:ind w:right="2"/>
        <w:rPr>
          <w:rFonts w:ascii="Times New Roman" w:hAnsi="Times New Roman" w:cs="Times New Roman"/>
          <w:color w:val="000000" w:themeColor="text1"/>
          <w:sz w:val="20"/>
          <w:szCs w:val="20"/>
          <w14:textFill>
            <w14:solidFill>
              <w14:schemeClr w14:val="tx1"/>
            </w14:solidFill>
          </w14:textFill>
        </w:rPr>
      </w:pPr>
    </w:p>
    <w:p w14:paraId="25F84BC2">
      <w:pPr>
        <w:spacing w:after="0" w:line="259" w:lineRule="auto"/>
        <w:ind w:right="2"/>
        <w:rPr>
          <w:rFonts w:ascii="Times New Roman" w:hAnsi="Times New Roman" w:cs="Times New Roman"/>
          <w:color w:val="000000" w:themeColor="text1"/>
          <w:sz w:val="20"/>
          <w:szCs w:val="20"/>
          <w14:textFill>
            <w14:solidFill>
              <w14:schemeClr w14:val="tx1"/>
            </w14:solidFill>
          </w14:textFill>
        </w:rPr>
      </w:pPr>
    </w:p>
    <w:p w14:paraId="417F0F5E">
      <w:pPr>
        <w:spacing w:after="0" w:line="259" w:lineRule="auto"/>
        <w:ind w:right="2"/>
        <w:rPr>
          <w:rFonts w:ascii="Times New Roman" w:hAnsi="Times New Roman" w:cs="Times New Roman"/>
          <w:color w:val="000000" w:themeColor="text1"/>
          <w:sz w:val="20"/>
          <w:szCs w:val="20"/>
          <w14:textFill>
            <w14:solidFill>
              <w14:schemeClr w14:val="tx1"/>
            </w14:solidFill>
          </w14:textFill>
        </w:rPr>
      </w:pPr>
    </w:p>
    <w:p w14:paraId="427D6456">
      <w:pPr>
        <w:spacing w:after="0" w:line="259" w:lineRule="auto"/>
        <w:ind w:right="2"/>
        <w:rPr>
          <w:ins w:id="2" w:author="Unknown" w:date=""/>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drawing>
          <wp:inline distT="0" distB="0" distL="0" distR="0">
            <wp:extent cx="3710305" cy="2225675"/>
            <wp:effectExtent l="0" t="0" r="4445" b="3175"/>
            <wp:docPr id="2" name="Picture 2" descr="bcd-to-gray-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cd-to-gray-code.png"/>
                    <pic:cNvPicPr>
                      <a:picLocks noChangeAspect="1"/>
                    </pic:cNvPicPr>
                  </pic:nvPicPr>
                  <pic:blipFill>
                    <a:blip r:embed="rId49"/>
                    <a:stretch>
                      <a:fillRect/>
                    </a:stretch>
                  </pic:blipFill>
                  <pic:spPr>
                    <a:xfrm>
                      <a:off x="0" y="0"/>
                      <a:ext cx="3726733" cy="2236040"/>
                    </a:xfrm>
                    <a:prstGeom prst="rect">
                      <a:avLst/>
                    </a:prstGeom>
                  </pic:spPr>
                </pic:pic>
              </a:graphicData>
            </a:graphic>
          </wp:inline>
        </w:drawing>
      </w:r>
    </w:p>
    <w:p w14:paraId="5F7F1341">
      <w:pPr>
        <w:spacing w:after="0" w:line="259" w:lineRule="auto"/>
        <w:ind w:right="2"/>
        <w:rPr>
          <w:rFonts w:ascii="Times New Roman" w:hAnsi="Times New Roman" w:cs="Times New Roman"/>
          <w:color w:val="000000" w:themeColor="text1"/>
          <w:sz w:val="20"/>
          <w:szCs w:val="20"/>
          <w14:textFill>
            <w14:solidFill>
              <w14:schemeClr w14:val="tx1"/>
            </w14:solidFill>
          </w14:textFill>
        </w:rPr>
      </w:pPr>
    </w:p>
    <w:p w14:paraId="2912808D">
      <w:pPr>
        <w:spacing w:after="0" w:line="259" w:lineRule="auto"/>
        <w:ind w:right="2"/>
        <w:rPr>
          <w:rFonts w:ascii="Times New Roman" w:hAnsi="Times New Roman" w:cs="Times New Roman"/>
          <w:color w:val="000000" w:themeColor="text1"/>
          <w:sz w:val="20"/>
          <w:szCs w:val="20"/>
          <w14:textFill>
            <w14:solidFill>
              <w14:schemeClr w14:val="tx1"/>
            </w14:solidFill>
          </w14:textFill>
        </w:rPr>
      </w:pPr>
    </w:p>
    <w:p w14:paraId="45DA7631">
      <w:pPr>
        <w:pStyle w:val="4"/>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How to Convert Binary to Gray Code</w:t>
      </w:r>
    </w:p>
    <w:p w14:paraId="68F50EE3">
      <w:pPr>
        <w:numPr>
          <w:ilvl w:val="0"/>
          <w:numId w:val="1"/>
        </w:numPr>
        <w:suppressAutoHyphens w:val="0"/>
        <w:spacing w:before="100" w:beforeAutospacing="1" w:after="100" w:afterAutospacing="1"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The MSB (Most Significant Bit) of the gray code will be exactly equal to the first bit of the given binary number.</w:t>
      </w:r>
    </w:p>
    <w:p w14:paraId="1C49198C">
      <w:pPr>
        <w:numPr>
          <w:ilvl w:val="0"/>
          <w:numId w:val="1"/>
        </w:numPr>
        <w:suppressAutoHyphens w:val="0"/>
        <w:spacing w:before="100" w:beforeAutospacing="1" w:after="100" w:afterAutospacing="1"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The second bit of the code will be exclusive-or (XOR) of the first and second bit of the given binary number, i.e if both the bits are same the result will be 0 and if they are different the result will be 1.</w:t>
      </w:r>
    </w:p>
    <w:p w14:paraId="3B65C5BC">
      <w:pPr>
        <w:numPr>
          <w:ilvl w:val="0"/>
          <w:numId w:val="1"/>
        </w:numPr>
        <w:suppressAutoHyphens w:val="0"/>
        <w:spacing w:before="100" w:beforeAutospacing="1" w:after="100" w:afterAutospacing="1"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The third bit of gray code will be equal to the exclusive-or (XOR) of the second and third bit of the given binary number. Thus the binary to gray code conversion goes on. An example is given below to illustrate these steps.</w:t>
      </w:r>
    </w:p>
    <w:p w14:paraId="4A5F87C6">
      <w:pPr>
        <w:pStyle w:val="4"/>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Binary to Gray Code Conversion Example</w:t>
      </w:r>
    </w:p>
    <w:p w14:paraId="4DE8A5E6">
      <w:pPr>
        <w:numPr>
          <w:ilvl w:val="0"/>
          <w:numId w:val="2"/>
        </w:numPr>
        <w:suppressAutoHyphens w:val="0"/>
        <w:spacing w:before="100" w:beforeAutospacing="1" w:after="100" w:afterAutospacing="1"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The MSB is kept the same. As the MSB of the binary is 0, the MSB of the gray code will be 0 as well (first gray bit)</w:t>
      </w:r>
    </w:p>
    <w:p w14:paraId="713142C4">
      <w:pPr>
        <w:numPr>
          <w:ilvl w:val="0"/>
          <w:numId w:val="2"/>
        </w:numPr>
        <w:suppressAutoHyphens w:val="0"/>
        <w:spacing w:before="100" w:beforeAutospacing="1" w:after="100" w:afterAutospacing="1"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Next, take the XOR of the first and the second binary bit. The first bit is 0, and the second bit is 1. The bits are different so the resultant gray bit will be 1 (second gray bit)</w:t>
      </w:r>
    </w:p>
    <w:p w14:paraId="09DB4DB8">
      <w:pPr>
        <w:numPr>
          <w:ilvl w:val="0"/>
          <w:numId w:val="2"/>
        </w:numPr>
        <w:suppressAutoHyphens w:val="0"/>
        <w:spacing w:before="100" w:beforeAutospacing="1" w:after="100" w:afterAutospacing="1"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Next, take the XOR of the second and third binary bit. The second bit is 1, and the third bit is 0. These bits are again different so the resultant gray bit will be 1 (third gray bit)</w:t>
      </w:r>
    </w:p>
    <w:p w14:paraId="3D4150B4">
      <w:pPr>
        <w:numPr>
          <w:ilvl w:val="0"/>
          <w:numId w:val="2"/>
        </w:numPr>
        <w:suppressAutoHyphens w:val="0"/>
        <w:spacing w:before="100" w:beforeAutospacing="1" w:after="100" w:afterAutospacing="1"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Next, take the XOR of third and fourth binary bit. The third bit is 0, and the fourth bit is 0. As these are the same, the resultant gray bit will be 0 (fourth gray bit)</w:t>
      </w:r>
    </w:p>
    <w:p w14:paraId="0DC1E076">
      <w:pPr>
        <w:numPr>
          <w:ilvl w:val="0"/>
          <w:numId w:val="2"/>
        </w:numPr>
        <w:suppressAutoHyphens w:val="0"/>
        <w:spacing w:before="100" w:beforeAutospacing="1" w:after="100" w:afterAutospacing="1"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Lastly, take the XOR of the fourth and fifth binary bit. The fourth bit is 0, and the fifth bit is 1. These bits are different so the resultant gray bit will be 1 (fifth gray bit)</w:t>
      </w:r>
    </w:p>
    <w:p w14:paraId="61CCC4E4">
      <w:pPr>
        <w:numPr>
          <w:ilvl w:val="0"/>
          <w:numId w:val="2"/>
        </w:numPr>
        <w:suppressAutoHyphens w:val="0"/>
        <w:spacing w:before="100" w:beforeAutospacing="1" w:after="100" w:afterAutospacing="1"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Hence the result of binary to gray code conversion of 01001 is complete, and the equivalent gray code is 01101.</w:t>
      </w:r>
    </w:p>
    <w:p w14:paraId="07AA373F">
      <w:pPr>
        <w:spacing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drawing>
          <wp:inline distT="0" distB="0" distL="0" distR="0">
            <wp:extent cx="2418080" cy="1606550"/>
            <wp:effectExtent l="0" t="0" r="1270" b="0"/>
            <wp:docPr id="186" name="Picture 186" descr="Gray Cod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descr="Gray Code Converter"/>
                    <pic:cNvPicPr>
                      <a:picLocks noChangeAspect="1" noChangeArrowheads="1"/>
                    </pic:cNvPicPr>
                  </pic:nvPicPr>
                  <pic:blipFill>
                    <a:blip r:embed="rId50"/>
                    <a:srcRect/>
                    <a:stretch>
                      <a:fillRect/>
                    </a:stretch>
                  </pic:blipFill>
                  <pic:spPr>
                    <a:xfrm>
                      <a:off x="0" y="0"/>
                      <a:ext cx="2421494" cy="1608800"/>
                    </a:xfrm>
                    <a:prstGeom prst="rect">
                      <a:avLst/>
                    </a:prstGeom>
                    <a:noFill/>
                    <a:ln w="9525">
                      <a:noFill/>
                      <a:miter lim="800000"/>
                      <a:headEnd/>
                      <a:tailEnd/>
                    </a:ln>
                  </pic:spPr>
                </pic:pic>
              </a:graphicData>
            </a:graphic>
          </wp:inline>
        </w:drawing>
      </w:r>
    </w:p>
    <w:p w14:paraId="28162C40">
      <w:pPr>
        <w:pStyle w:val="3"/>
        <w:rPr>
          <w:rFonts w:cs="Times New Roman"/>
          <w:color w:val="000000" w:themeColor="text1"/>
          <w:sz w:val="20"/>
          <w:szCs w:val="20"/>
          <w14:textFill>
            <w14:solidFill>
              <w14:schemeClr w14:val="tx1"/>
            </w14:solidFill>
          </w14:textFill>
        </w:rPr>
      </w:pPr>
      <w:r>
        <w:rPr>
          <w:rFonts w:cs="Times New Roman"/>
          <w:color w:val="000000" w:themeColor="text1"/>
          <w:sz w:val="20"/>
          <w:szCs w:val="20"/>
          <w14:textFill>
            <w14:solidFill>
              <w14:schemeClr w14:val="tx1"/>
            </w14:solidFill>
          </w14:textFill>
        </w:rPr>
        <w:t>Gray to Binary Code Converter</w:t>
      </w:r>
    </w:p>
    <w:p w14:paraId="75AC6E36">
      <w:pPr>
        <w:spacing w:after="0" w:line="259" w:lineRule="auto"/>
        <w:rPr>
          <w:rFonts w:ascii="Times New Roman" w:hAnsi="Times New Roman" w:cs="Times New Roman"/>
          <w:color w:val="000000" w:themeColor="text1"/>
          <w:sz w:val="20"/>
          <w:szCs w:val="20"/>
          <w14:textFill>
            <w14:solidFill>
              <w14:schemeClr w14:val="tx1"/>
            </w14:solidFill>
          </w14:textFill>
        </w:rPr>
      </w:pPr>
    </w:p>
    <w:p w14:paraId="730CFB16">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In a </w:t>
      </w:r>
      <w:r>
        <w:rPr>
          <w:rStyle w:val="13"/>
          <w:rFonts w:ascii="Times New Roman" w:hAnsi="Times New Roman" w:cs="Times New Roman"/>
          <w:color w:val="000000" w:themeColor="text1"/>
          <w:sz w:val="20"/>
          <w:szCs w:val="20"/>
          <w14:textFill>
            <w14:solidFill>
              <w14:schemeClr w14:val="tx1"/>
            </w14:solidFill>
          </w14:textFill>
        </w:rPr>
        <w:t>gray to binary code converter</w:t>
      </w:r>
      <w:r>
        <w:rPr>
          <w:rFonts w:ascii="Times New Roman" w:hAnsi="Times New Roman" w:cs="Times New Roman"/>
          <w:color w:val="000000" w:themeColor="text1"/>
          <w:sz w:val="20"/>
          <w:szCs w:val="20"/>
          <w14:textFill>
            <w14:solidFill>
              <w14:schemeClr w14:val="tx1"/>
            </w14:solidFill>
          </w14:textFill>
        </w:rPr>
        <w:t>, the input is gray code and output is its equivalent binary code.</w:t>
      </w:r>
    </w:p>
    <w:p w14:paraId="5409635E">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Gray to binary Code Conversion Table</w:t>
      </w:r>
    </w:p>
    <w:p w14:paraId="0735E80A">
      <w:pPr>
        <w:spacing w:after="0" w:line="259" w:lineRule="auto"/>
        <w:rPr>
          <w:rFonts w:ascii="Times New Roman" w:hAnsi="Times New Roman" w:cs="Times New Roman"/>
          <w:color w:val="000000" w:themeColor="text1"/>
          <w:sz w:val="20"/>
          <w:szCs w:val="20"/>
          <w14:textFill>
            <w14:solidFill>
              <w14:schemeClr w14:val="tx1"/>
            </w14:solidFill>
          </w14:textFill>
        </w:rPr>
      </w:pPr>
    </w:p>
    <w:p w14:paraId="3A1387C6">
      <w:pPr>
        <w:spacing w:after="0" w:line="259" w:lineRule="auto"/>
        <w:rPr>
          <w:rFonts w:ascii="Times New Roman" w:hAnsi="Times New Roman" w:cs="Times New Roman"/>
          <w:color w:val="000000" w:themeColor="text1"/>
          <w:sz w:val="20"/>
          <w:szCs w:val="20"/>
          <w14:textFill>
            <w14:solidFill>
              <w14:schemeClr w14:val="tx1"/>
            </w14:solidFill>
          </w14:textFill>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8"/>
        <w:gridCol w:w="1530"/>
        <w:gridCol w:w="1530"/>
      </w:tblGrid>
      <w:tr w14:paraId="52724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1A4C7CFE">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Decimal Number</w:t>
            </w:r>
          </w:p>
        </w:tc>
        <w:tc>
          <w:tcPr>
            <w:tcW w:w="1530" w:type="dxa"/>
          </w:tcPr>
          <w:p w14:paraId="0363C962">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Gray code</w:t>
            </w:r>
          </w:p>
        </w:tc>
        <w:tc>
          <w:tcPr>
            <w:tcW w:w="1530" w:type="dxa"/>
          </w:tcPr>
          <w:p w14:paraId="2631756B">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Binary code</w:t>
            </w:r>
          </w:p>
        </w:tc>
      </w:tr>
      <w:tr w14:paraId="2A3A8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0457A91E">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1530" w:type="dxa"/>
          </w:tcPr>
          <w:p w14:paraId="31FFA816">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0000</w:t>
            </w:r>
          </w:p>
        </w:tc>
        <w:tc>
          <w:tcPr>
            <w:tcW w:w="1530" w:type="dxa"/>
          </w:tcPr>
          <w:p w14:paraId="37E012B5">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0000</w:t>
            </w:r>
          </w:p>
        </w:tc>
      </w:tr>
      <w:tr w14:paraId="14BA3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22080DB2">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1530" w:type="dxa"/>
          </w:tcPr>
          <w:p w14:paraId="2A021F5C">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0001</w:t>
            </w:r>
          </w:p>
        </w:tc>
        <w:tc>
          <w:tcPr>
            <w:tcW w:w="1530" w:type="dxa"/>
          </w:tcPr>
          <w:p w14:paraId="2E79E104">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0001</w:t>
            </w:r>
          </w:p>
        </w:tc>
      </w:tr>
      <w:tr w14:paraId="21E30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4645DA22">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2</w:t>
            </w:r>
          </w:p>
        </w:tc>
        <w:tc>
          <w:tcPr>
            <w:tcW w:w="1530" w:type="dxa"/>
          </w:tcPr>
          <w:p w14:paraId="00CE24B8">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0011</w:t>
            </w:r>
          </w:p>
        </w:tc>
        <w:tc>
          <w:tcPr>
            <w:tcW w:w="1530" w:type="dxa"/>
          </w:tcPr>
          <w:p w14:paraId="7F635C90">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0010</w:t>
            </w:r>
          </w:p>
        </w:tc>
      </w:tr>
      <w:tr w14:paraId="704AE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1DF37585">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3</w:t>
            </w:r>
          </w:p>
        </w:tc>
        <w:tc>
          <w:tcPr>
            <w:tcW w:w="1530" w:type="dxa"/>
          </w:tcPr>
          <w:p w14:paraId="1FF0215F">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0010</w:t>
            </w:r>
          </w:p>
        </w:tc>
        <w:tc>
          <w:tcPr>
            <w:tcW w:w="1530" w:type="dxa"/>
          </w:tcPr>
          <w:p w14:paraId="5A3CF9E0">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0011</w:t>
            </w:r>
          </w:p>
        </w:tc>
      </w:tr>
      <w:tr w14:paraId="09BE8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03B38DB7">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4</w:t>
            </w:r>
          </w:p>
        </w:tc>
        <w:tc>
          <w:tcPr>
            <w:tcW w:w="1530" w:type="dxa"/>
          </w:tcPr>
          <w:p w14:paraId="1A50677F">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0110</w:t>
            </w:r>
          </w:p>
        </w:tc>
        <w:tc>
          <w:tcPr>
            <w:tcW w:w="1530" w:type="dxa"/>
          </w:tcPr>
          <w:p w14:paraId="199F2797">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0100</w:t>
            </w:r>
          </w:p>
        </w:tc>
      </w:tr>
      <w:tr w14:paraId="3EF84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6D0227B8">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5</w:t>
            </w:r>
          </w:p>
        </w:tc>
        <w:tc>
          <w:tcPr>
            <w:tcW w:w="1530" w:type="dxa"/>
          </w:tcPr>
          <w:p w14:paraId="06BAB74E">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0111</w:t>
            </w:r>
          </w:p>
        </w:tc>
        <w:tc>
          <w:tcPr>
            <w:tcW w:w="1530" w:type="dxa"/>
          </w:tcPr>
          <w:p w14:paraId="4416EFBF">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0101</w:t>
            </w:r>
          </w:p>
        </w:tc>
      </w:tr>
      <w:tr w14:paraId="5DD0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55A2897A">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6</w:t>
            </w:r>
          </w:p>
        </w:tc>
        <w:tc>
          <w:tcPr>
            <w:tcW w:w="1530" w:type="dxa"/>
          </w:tcPr>
          <w:p w14:paraId="5780E37D">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0101</w:t>
            </w:r>
          </w:p>
        </w:tc>
        <w:tc>
          <w:tcPr>
            <w:tcW w:w="1530" w:type="dxa"/>
          </w:tcPr>
          <w:p w14:paraId="06A407E8">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0110</w:t>
            </w:r>
          </w:p>
        </w:tc>
      </w:tr>
      <w:tr w14:paraId="288F2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11796D78">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7</w:t>
            </w:r>
          </w:p>
        </w:tc>
        <w:tc>
          <w:tcPr>
            <w:tcW w:w="1530" w:type="dxa"/>
          </w:tcPr>
          <w:p w14:paraId="7A694D16">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0100</w:t>
            </w:r>
          </w:p>
        </w:tc>
        <w:tc>
          <w:tcPr>
            <w:tcW w:w="1530" w:type="dxa"/>
          </w:tcPr>
          <w:p w14:paraId="34BF438C">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0111</w:t>
            </w:r>
          </w:p>
        </w:tc>
      </w:tr>
      <w:tr w14:paraId="3112D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165B9169">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8</w:t>
            </w:r>
          </w:p>
        </w:tc>
        <w:tc>
          <w:tcPr>
            <w:tcW w:w="1530" w:type="dxa"/>
          </w:tcPr>
          <w:p w14:paraId="51E62B01">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1100</w:t>
            </w:r>
          </w:p>
        </w:tc>
        <w:tc>
          <w:tcPr>
            <w:tcW w:w="1530" w:type="dxa"/>
          </w:tcPr>
          <w:p w14:paraId="060CB89B">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1000</w:t>
            </w:r>
          </w:p>
        </w:tc>
      </w:tr>
      <w:tr w14:paraId="04B82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3A5129A3">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9</w:t>
            </w:r>
          </w:p>
        </w:tc>
        <w:tc>
          <w:tcPr>
            <w:tcW w:w="1530" w:type="dxa"/>
          </w:tcPr>
          <w:p w14:paraId="56B72C5A">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1101</w:t>
            </w:r>
          </w:p>
        </w:tc>
        <w:tc>
          <w:tcPr>
            <w:tcW w:w="1530" w:type="dxa"/>
          </w:tcPr>
          <w:p w14:paraId="4C2D663D">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1001</w:t>
            </w:r>
          </w:p>
        </w:tc>
      </w:tr>
      <w:tr w14:paraId="6F1AB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26E748B0">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10</w:t>
            </w:r>
          </w:p>
        </w:tc>
        <w:tc>
          <w:tcPr>
            <w:tcW w:w="1530" w:type="dxa"/>
          </w:tcPr>
          <w:p w14:paraId="11DC459B">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1111</w:t>
            </w:r>
          </w:p>
        </w:tc>
        <w:tc>
          <w:tcPr>
            <w:tcW w:w="1530" w:type="dxa"/>
          </w:tcPr>
          <w:p w14:paraId="4A671197">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1010</w:t>
            </w:r>
          </w:p>
        </w:tc>
      </w:tr>
      <w:tr w14:paraId="13B5E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6ECDD03F">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11</w:t>
            </w:r>
          </w:p>
        </w:tc>
        <w:tc>
          <w:tcPr>
            <w:tcW w:w="1530" w:type="dxa"/>
          </w:tcPr>
          <w:p w14:paraId="68BAE06B">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1110</w:t>
            </w:r>
          </w:p>
        </w:tc>
        <w:tc>
          <w:tcPr>
            <w:tcW w:w="1530" w:type="dxa"/>
          </w:tcPr>
          <w:p w14:paraId="6440597D">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1011</w:t>
            </w:r>
          </w:p>
        </w:tc>
      </w:tr>
      <w:tr w14:paraId="64FAD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44F10A89">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12</w:t>
            </w:r>
          </w:p>
        </w:tc>
        <w:tc>
          <w:tcPr>
            <w:tcW w:w="1530" w:type="dxa"/>
          </w:tcPr>
          <w:p w14:paraId="6E2DF6CB">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1010</w:t>
            </w:r>
          </w:p>
        </w:tc>
        <w:tc>
          <w:tcPr>
            <w:tcW w:w="1530" w:type="dxa"/>
          </w:tcPr>
          <w:p w14:paraId="7461BF75">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1100</w:t>
            </w:r>
          </w:p>
        </w:tc>
      </w:tr>
      <w:tr w14:paraId="545CE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05827AEC">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13</w:t>
            </w:r>
          </w:p>
        </w:tc>
        <w:tc>
          <w:tcPr>
            <w:tcW w:w="1530" w:type="dxa"/>
          </w:tcPr>
          <w:p w14:paraId="79B272B8">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1011</w:t>
            </w:r>
          </w:p>
        </w:tc>
        <w:tc>
          <w:tcPr>
            <w:tcW w:w="1530" w:type="dxa"/>
          </w:tcPr>
          <w:p w14:paraId="4DE7E585">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1101</w:t>
            </w:r>
          </w:p>
        </w:tc>
      </w:tr>
      <w:tr w14:paraId="1E50C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0C651580">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14</w:t>
            </w:r>
          </w:p>
        </w:tc>
        <w:tc>
          <w:tcPr>
            <w:tcW w:w="1530" w:type="dxa"/>
          </w:tcPr>
          <w:p w14:paraId="1CF6970F">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1001</w:t>
            </w:r>
          </w:p>
        </w:tc>
        <w:tc>
          <w:tcPr>
            <w:tcW w:w="1530" w:type="dxa"/>
          </w:tcPr>
          <w:p w14:paraId="3B0DDFD5">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1110</w:t>
            </w:r>
          </w:p>
        </w:tc>
      </w:tr>
      <w:tr w14:paraId="67EC1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1D4310D4">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15</w:t>
            </w:r>
          </w:p>
        </w:tc>
        <w:tc>
          <w:tcPr>
            <w:tcW w:w="1530" w:type="dxa"/>
          </w:tcPr>
          <w:p w14:paraId="30E949B1">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1000</w:t>
            </w:r>
          </w:p>
        </w:tc>
        <w:tc>
          <w:tcPr>
            <w:tcW w:w="1530" w:type="dxa"/>
          </w:tcPr>
          <w:p w14:paraId="00BCD961">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1111</w:t>
            </w:r>
          </w:p>
        </w:tc>
      </w:tr>
    </w:tbl>
    <w:p w14:paraId="67FD194E">
      <w:pPr>
        <w:spacing w:after="0" w:line="259" w:lineRule="auto"/>
        <w:rPr>
          <w:rFonts w:ascii="Times New Roman" w:hAnsi="Times New Roman" w:cs="Times New Roman"/>
          <w:color w:val="000000" w:themeColor="text1"/>
          <w:sz w:val="20"/>
          <w:szCs w:val="20"/>
          <w14:textFill>
            <w14:solidFill>
              <w14:schemeClr w14:val="tx1"/>
            </w14:solidFill>
          </w14:textFill>
        </w:rPr>
      </w:pPr>
    </w:p>
    <w:p w14:paraId="73C0B0EE">
      <w:pPr>
        <w:spacing w:after="0" w:line="259" w:lineRule="auto"/>
        <w:rPr>
          <w:rFonts w:ascii="Times New Roman" w:hAnsi="Times New Roman" w:cs="Times New Roman"/>
          <w:b/>
          <w:color w:val="000000" w:themeColor="text1"/>
          <w:sz w:val="20"/>
          <w:szCs w:val="20"/>
          <w14:textFill>
            <w14:solidFill>
              <w14:schemeClr w14:val="tx1"/>
            </w14:solidFill>
          </w14:textFill>
        </w:rPr>
      </w:pPr>
    </w:p>
    <w:p w14:paraId="4250945F">
      <w:pPr>
        <w:spacing w:after="160" w:line="259" w:lineRule="auto"/>
        <w:rPr>
          <w:rFonts w:ascii="Times New Roman" w:hAnsi="Times New Roman" w:cs="Times New Roman"/>
          <w:b/>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drawing>
          <wp:inline distT="0" distB="0" distL="0" distR="0">
            <wp:extent cx="5725795" cy="3435350"/>
            <wp:effectExtent l="0" t="0" r="8255" b="0"/>
            <wp:docPr id="190" name="Picture 190" descr="Gray To Binary Code Converter 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descr="Gray To Binary Code Converter Circuit"/>
                    <pic:cNvPicPr>
                      <a:picLocks noChangeAspect="1" noChangeArrowheads="1"/>
                    </pic:cNvPicPr>
                  </pic:nvPicPr>
                  <pic:blipFill>
                    <a:blip r:embed="rId51"/>
                    <a:srcRect/>
                    <a:stretch>
                      <a:fillRect/>
                    </a:stretch>
                  </pic:blipFill>
                  <pic:spPr>
                    <a:xfrm>
                      <a:off x="0" y="0"/>
                      <a:ext cx="5728476" cy="3437085"/>
                    </a:xfrm>
                    <a:prstGeom prst="rect">
                      <a:avLst/>
                    </a:prstGeom>
                    <a:noFill/>
                    <a:ln w="9525">
                      <a:noFill/>
                      <a:miter lim="800000"/>
                      <a:headEnd/>
                      <a:tailEnd/>
                    </a:ln>
                  </pic:spPr>
                </pic:pic>
              </a:graphicData>
            </a:graphic>
          </wp:inline>
        </w:drawing>
      </w:r>
    </w:p>
    <w:p w14:paraId="4AF796AC">
      <w:pPr>
        <w:pStyle w:val="4"/>
        <w:rPr>
          <w:rFonts w:ascii="Times New Roman" w:hAnsi="Times New Roman" w:cs="Times New Roman"/>
          <w:color w:val="000000" w:themeColor="text1"/>
          <w:sz w:val="20"/>
          <w:szCs w:val="20"/>
          <w14:textFill>
            <w14:solidFill>
              <w14:schemeClr w14:val="tx1"/>
            </w14:solidFill>
          </w14:textFill>
        </w:rPr>
      </w:pPr>
    </w:p>
    <w:p w14:paraId="2858C85F">
      <w:pPr>
        <w:pStyle w:val="4"/>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Gray Code to Binary Conversion</w:t>
      </w:r>
    </w:p>
    <w:p w14:paraId="710B9F67">
      <w:pPr>
        <w:pStyle w:val="12"/>
        <w:rPr>
          <w:color w:val="000000" w:themeColor="text1"/>
          <w:sz w:val="20"/>
          <w:szCs w:val="20"/>
          <w14:textFill>
            <w14:solidFill>
              <w14:schemeClr w14:val="tx1"/>
            </w14:solidFill>
          </w14:textFill>
        </w:rPr>
      </w:pPr>
      <w:r>
        <w:rPr>
          <w:rStyle w:val="13"/>
          <w:color w:val="000000" w:themeColor="text1"/>
          <w:sz w:val="20"/>
          <w:szCs w:val="20"/>
          <w14:textFill>
            <w14:solidFill>
              <w14:schemeClr w14:val="tx1"/>
            </w14:solidFill>
          </w14:textFill>
        </w:rPr>
        <w:t>Gray code to binary conversion</w:t>
      </w:r>
      <w:r>
        <w:rPr>
          <w:color w:val="000000" w:themeColor="text1"/>
          <w:sz w:val="20"/>
          <w:szCs w:val="20"/>
          <w14:textFill>
            <w14:solidFill>
              <w14:schemeClr w14:val="tx1"/>
            </w14:solidFill>
          </w14:textFill>
        </w:rPr>
        <w:t> is again a very simple and easy process. Following steps can make your idea clear on this type of conversions.</w:t>
      </w:r>
    </w:p>
    <w:p w14:paraId="65EF29C7">
      <w:pPr>
        <w:numPr>
          <w:ilvl w:val="0"/>
          <w:numId w:val="3"/>
        </w:numPr>
        <w:suppressAutoHyphens w:val="0"/>
        <w:spacing w:before="100" w:beforeAutospacing="1" w:after="100" w:afterAutospacing="1"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The MSB of the binary number will be equal to the MSB of the given gray code.</w:t>
      </w:r>
    </w:p>
    <w:p w14:paraId="23229EC5">
      <w:pPr>
        <w:numPr>
          <w:ilvl w:val="0"/>
          <w:numId w:val="3"/>
        </w:numPr>
        <w:suppressAutoHyphens w:val="0"/>
        <w:spacing w:before="100" w:beforeAutospacing="1" w:after="100" w:afterAutospacing="1"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Now if the second gray bit is 0, then the second binary bit will be the same as the previous or the first bit. If the gray bit is 1 the second binary bit will alter. If it was 1 it will be 0 and if it was 0 it will be 1.</w:t>
      </w:r>
    </w:p>
    <w:p w14:paraId="0231BF7D">
      <w:pPr>
        <w:numPr>
          <w:ilvl w:val="0"/>
          <w:numId w:val="3"/>
        </w:numPr>
        <w:suppressAutoHyphens w:val="0"/>
        <w:spacing w:before="100" w:beforeAutospacing="1" w:after="100" w:afterAutospacing="1"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This step is continued for all the bits to do </w:t>
      </w:r>
      <w:r>
        <w:rPr>
          <w:rStyle w:val="13"/>
          <w:rFonts w:ascii="Times New Roman" w:hAnsi="Times New Roman" w:cs="Times New Roman"/>
          <w:color w:val="000000" w:themeColor="text1"/>
          <w:sz w:val="20"/>
          <w:szCs w:val="20"/>
          <w14:textFill>
            <w14:solidFill>
              <w14:schemeClr w14:val="tx1"/>
            </w14:solidFill>
          </w14:textFill>
        </w:rPr>
        <w:t>Gray code to binary conversion</w:t>
      </w:r>
      <w:r>
        <w:rPr>
          <w:rFonts w:ascii="Times New Roman" w:hAnsi="Times New Roman" w:cs="Times New Roman"/>
          <w:color w:val="000000" w:themeColor="text1"/>
          <w:sz w:val="20"/>
          <w:szCs w:val="20"/>
          <w14:textFill>
            <w14:solidFill>
              <w14:schemeClr w14:val="tx1"/>
            </w14:solidFill>
          </w14:textFill>
        </w:rPr>
        <w:t>.</w:t>
      </w:r>
    </w:p>
    <w:p w14:paraId="498BE2AB">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drawing>
          <wp:inline distT="0" distB="0" distL="0" distR="0">
            <wp:extent cx="2190115" cy="1311275"/>
            <wp:effectExtent l="0" t="0" r="635" b="3175"/>
            <wp:docPr id="193" name="Picture 193" descr="Gray Code To Bin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descr="Gray Code To Binary"/>
                    <pic:cNvPicPr>
                      <a:picLocks noChangeAspect="1" noChangeArrowheads="1"/>
                    </pic:cNvPicPr>
                  </pic:nvPicPr>
                  <pic:blipFill>
                    <a:blip r:embed="rId52"/>
                    <a:srcRect/>
                    <a:stretch>
                      <a:fillRect/>
                    </a:stretch>
                  </pic:blipFill>
                  <pic:spPr>
                    <a:xfrm>
                      <a:off x="0" y="0"/>
                      <a:ext cx="2195800" cy="1314683"/>
                    </a:xfrm>
                    <a:prstGeom prst="rect">
                      <a:avLst/>
                    </a:prstGeom>
                    <a:noFill/>
                    <a:ln w="9525">
                      <a:noFill/>
                      <a:miter lim="800000"/>
                      <a:headEnd/>
                      <a:tailEnd/>
                    </a:ln>
                  </pic:spPr>
                </pic:pic>
              </a:graphicData>
            </a:graphic>
          </wp:inline>
        </w:drawing>
      </w:r>
    </w:p>
    <w:p w14:paraId="1683A62C">
      <w:pPr>
        <w:spacing w:before="100" w:beforeAutospacing="1" w:after="100" w:afterAutospacing="1"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Some other applications of gray code:</w:t>
      </w:r>
    </w:p>
    <w:p w14:paraId="538AAD9D">
      <w:pPr>
        <w:numPr>
          <w:ilvl w:val="0"/>
          <w:numId w:val="4"/>
        </w:numPr>
        <w:suppressAutoHyphens w:val="0"/>
        <w:spacing w:before="100" w:beforeAutospacing="1" w:after="100" w:afterAutospacing="1"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Boolean circuit minimization</w:t>
      </w:r>
    </w:p>
    <w:p w14:paraId="0A3352C1">
      <w:pPr>
        <w:numPr>
          <w:ilvl w:val="0"/>
          <w:numId w:val="4"/>
        </w:numPr>
        <w:suppressAutoHyphens w:val="0"/>
        <w:spacing w:before="100" w:beforeAutospacing="1" w:after="100" w:afterAutospacing="1"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Communication between clock domains</w:t>
      </w:r>
    </w:p>
    <w:p w14:paraId="6DFA6D1C">
      <w:pPr>
        <w:numPr>
          <w:ilvl w:val="0"/>
          <w:numId w:val="4"/>
        </w:numPr>
        <w:suppressAutoHyphens w:val="0"/>
        <w:spacing w:before="100" w:beforeAutospacing="1" w:after="100" w:afterAutospacing="1"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Error correction</w:t>
      </w:r>
    </w:p>
    <w:p w14:paraId="3B38B173">
      <w:pPr>
        <w:numPr>
          <w:ilvl w:val="0"/>
          <w:numId w:val="4"/>
        </w:numPr>
        <w:suppressAutoHyphens w:val="0"/>
        <w:spacing w:before="100" w:beforeAutospacing="1" w:after="100" w:afterAutospacing="1"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Genetic algorithms</w:t>
      </w:r>
    </w:p>
    <w:p w14:paraId="08FC605F">
      <w:pPr>
        <w:numPr>
          <w:ilvl w:val="0"/>
          <w:numId w:val="4"/>
        </w:numPr>
        <w:suppressAutoHyphens w:val="0"/>
        <w:spacing w:before="100" w:beforeAutospacing="1" w:after="100" w:afterAutospacing="1"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Mathematical puzzles</w:t>
      </w:r>
    </w:p>
    <w:p w14:paraId="5509DCF3">
      <w:pPr>
        <w:numPr>
          <w:ilvl w:val="0"/>
          <w:numId w:val="4"/>
        </w:numPr>
        <w:suppressAutoHyphens w:val="0"/>
        <w:spacing w:before="100" w:beforeAutospacing="1" w:after="100" w:afterAutospacing="1"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Position encoders</w:t>
      </w:r>
    </w:p>
    <w:p w14:paraId="766E3835">
      <w:pPr>
        <w:pStyle w:val="3"/>
        <w:rPr>
          <w:rFonts w:cs="Times New Roman"/>
          <w:color w:val="000000" w:themeColor="text1"/>
          <w:sz w:val="20"/>
          <w:szCs w:val="20"/>
          <w14:textFill>
            <w14:solidFill>
              <w14:schemeClr w14:val="tx1"/>
            </w14:solidFill>
          </w14:textFill>
        </w:rPr>
      </w:pPr>
      <w:r>
        <w:rPr>
          <w:rFonts w:cs="Times New Roman"/>
          <w:color w:val="000000" w:themeColor="text1"/>
          <w:sz w:val="20"/>
          <w:szCs w:val="20"/>
          <w14:textFill>
            <w14:solidFill>
              <w14:schemeClr w14:val="tx1"/>
            </w14:solidFill>
          </w14:textFill>
        </w:rPr>
        <w:t>Advantages of Gray Code</w:t>
      </w:r>
    </w:p>
    <w:p w14:paraId="7D6F329A">
      <w:pPr>
        <w:numPr>
          <w:ilvl w:val="0"/>
          <w:numId w:val="5"/>
        </w:numPr>
        <w:suppressAutoHyphens w:val="0"/>
        <w:spacing w:before="100" w:beforeAutospacing="1" w:after="100" w:afterAutospacing="1"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Better for error minimization in converting analog signals to digital signals</w:t>
      </w:r>
    </w:p>
    <w:p w14:paraId="2DF526C5">
      <w:pPr>
        <w:numPr>
          <w:ilvl w:val="0"/>
          <w:numId w:val="5"/>
        </w:numPr>
        <w:suppressAutoHyphens w:val="0"/>
        <w:spacing w:before="100" w:beforeAutospacing="1" w:after="100" w:afterAutospacing="1"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Reduces the occurrence of “Hamming Walls” (an undesirable state) when used in genetic algorithms</w:t>
      </w:r>
    </w:p>
    <w:p w14:paraId="30DD31E7">
      <w:pPr>
        <w:numPr>
          <w:ilvl w:val="0"/>
          <w:numId w:val="5"/>
        </w:numPr>
        <w:suppressAutoHyphens w:val="0"/>
        <w:spacing w:before="100" w:beforeAutospacing="1" w:after="100" w:afterAutospacing="1"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Can be used to in to minimize a logic circuit</w:t>
      </w:r>
    </w:p>
    <w:p w14:paraId="30D038B2">
      <w:pPr>
        <w:numPr>
          <w:ilvl w:val="0"/>
          <w:numId w:val="5"/>
        </w:numPr>
        <w:suppressAutoHyphens w:val="0"/>
        <w:spacing w:before="100" w:beforeAutospacing="1" w:after="100" w:afterAutospacing="1"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Useful in clock domain crossing</w:t>
      </w:r>
    </w:p>
    <w:p w14:paraId="3F1BCCF8">
      <w:pPr>
        <w:pStyle w:val="3"/>
        <w:rPr>
          <w:rFonts w:cs="Times New Roman"/>
          <w:color w:val="000000" w:themeColor="text1"/>
          <w:sz w:val="20"/>
          <w:szCs w:val="20"/>
          <w14:textFill>
            <w14:solidFill>
              <w14:schemeClr w14:val="tx1"/>
            </w14:solidFill>
          </w14:textFill>
        </w:rPr>
      </w:pPr>
      <w:r>
        <w:rPr>
          <w:rFonts w:cs="Times New Roman"/>
          <w:color w:val="000000" w:themeColor="text1"/>
          <w:sz w:val="20"/>
          <w:szCs w:val="20"/>
          <w14:textFill>
            <w14:solidFill>
              <w14:schemeClr w14:val="tx1"/>
            </w14:solidFill>
          </w14:textFill>
        </w:rPr>
        <w:t>Disadvantages of Gray Code</w:t>
      </w:r>
    </w:p>
    <w:p w14:paraId="28932ACD">
      <w:pPr>
        <w:numPr>
          <w:ilvl w:val="0"/>
          <w:numId w:val="6"/>
        </w:numPr>
        <w:suppressAutoHyphens w:val="0"/>
        <w:spacing w:before="100" w:beforeAutospacing="1" w:after="100" w:afterAutospacing="1"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Not suitable for arithmetic operations</w:t>
      </w:r>
    </w:p>
    <w:p w14:paraId="0B3305ED">
      <w:pPr>
        <w:numPr>
          <w:ilvl w:val="0"/>
          <w:numId w:val="6"/>
        </w:numPr>
        <w:suppressAutoHyphens w:val="0"/>
        <w:spacing w:before="100" w:beforeAutospacing="1" w:after="100" w:afterAutospacing="1"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Limited practical use outside of a few specific applications</w:t>
      </w:r>
    </w:p>
    <w:p w14:paraId="0C893667">
      <w:pPr>
        <w:suppressAutoHyphens w:val="0"/>
        <w:spacing w:before="100" w:beforeAutospacing="1" w:after="100" w:afterAutospacing="1" w:line="240" w:lineRule="auto"/>
        <w:rPr>
          <w:rFonts w:ascii="Times New Roman" w:hAnsi="Times New Roman" w:cs="Times New Roman"/>
          <w:color w:val="000000" w:themeColor="text1"/>
          <w:sz w:val="20"/>
          <w:szCs w:val="20"/>
          <w14:textFill>
            <w14:solidFill>
              <w14:schemeClr w14:val="tx1"/>
            </w14:solidFill>
          </w14:textFill>
        </w:rPr>
      </w:pPr>
    </w:p>
    <w:p w14:paraId="38C734C9">
      <w:pPr>
        <w:suppressAutoHyphens w:val="0"/>
        <w:spacing w:before="100" w:beforeAutospacing="1" w:after="100" w:afterAutospacing="1" w:line="240"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RESULT:</w:t>
      </w:r>
      <w:r>
        <w:rPr>
          <w:rFonts w:ascii="Times New Roman" w:hAnsi="Times New Roman" w:cs="Times New Roman"/>
          <w:color w:val="000000" w:themeColor="text1"/>
          <w:sz w:val="20"/>
          <w:szCs w:val="20"/>
          <w14:textFill>
            <w14:solidFill>
              <w14:schemeClr w14:val="tx1"/>
            </w14:solidFill>
          </w14:textFill>
        </w:rPr>
        <w:t xml:space="preserve"> Implementation of Binary -to -Gray, Gray -to -Binary code conversions is successfully done.</w:t>
      </w:r>
    </w:p>
    <w:p w14:paraId="7791249E">
      <w:pPr>
        <w:spacing w:after="0" w:line="240" w:lineRule="auto"/>
        <w:ind w:left="720"/>
        <w:rPr>
          <w:rFonts w:ascii="Times New Roman" w:hAnsi="Times New Roman" w:cs="Times New Roman"/>
          <w:color w:val="000000" w:themeColor="text1"/>
          <w:sz w:val="20"/>
          <w:szCs w:val="20"/>
          <w14:textFill>
            <w14:solidFill>
              <w14:schemeClr w14:val="tx1"/>
            </w14:solidFill>
          </w14:textFill>
        </w:rPr>
      </w:pPr>
    </w:p>
    <w:p w14:paraId="49FC4D51">
      <w:pPr>
        <w:spacing w:after="0" w:line="240" w:lineRule="auto"/>
        <w:ind w:left="720"/>
        <w:rPr>
          <w:rFonts w:ascii="Times New Roman" w:hAnsi="Times New Roman" w:cs="Times New Roman"/>
          <w:color w:val="000000" w:themeColor="text1"/>
          <w:sz w:val="20"/>
          <w:szCs w:val="20"/>
          <w14:textFill>
            <w14:solidFill>
              <w14:schemeClr w14:val="tx1"/>
            </w14:solidFill>
          </w14:textFill>
        </w:rPr>
      </w:pPr>
    </w:p>
    <w:p w14:paraId="75E714AD">
      <w:pPr>
        <w:spacing w:after="0" w:line="240" w:lineRule="auto"/>
        <w:ind w:left="720"/>
        <w:rPr>
          <w:rFonts w:ascii="Times New Roman" w:hAnsi="Times New Roman" w:cs="Times New Roman"/>
          <w:color w:val="000000" w:themeColor="text1"/>
          <w:sz w:val="20"/>
          <w:szCs w:val="20"/>
          <w14:textFill>
            <w14:solidFill>
              <w14:schemeClr w14:val="tx1"/>
            </w14:solidFill>
          </w14:textFill>
        </w:rPr>
      </w:pPr>
    </w:p>
    <w:p w14:paraId="56BEDB0A">
      <w:pPr>
        <w:spacing w:after="0" w:line="240" w:lineRule="auto"/>
        <w:ind w:left="720"/>
        <w:rPr>
          <w:rFonts w:ascii="Times New Roman" w:hAnsi="Times New Roman" w:cs="Times New Roman"/>
          <w:color w:val="000000" w:themeColor="text1"/>
          <w:sz w:val="20"/>
          <w:szCs w:val="20"/>
          <w14:textFill>
            <w14:solidFill>
              <w14:schemeClr w14:val="tx1"/>
            </w14:solidFill>
          </w14:textFill>
        </w:rPr>
      </w:pPr>
    </w:p>
    <w:p w14:paraId="79C393BD">
      <w:pPr>
        <w:spacing w:after="0" w:line="240" w:lineRule="auto"/>
        <w:ind w:left="720"/>
        <w:rPr>
          <w:rFonts w:ascii="Times New Roman" w:hAnsi="Times New Roman" w:cs="Times New Roman"/>
          <w:color w:val="000000" w:themeColor="text1"/>
          <w:sz w:val="20"/>
          <w:szCs w:val="20"/>
          <w14:textFill>
            <w14:solidFill>
              <w14:schemeClr w14:val="tx1"/>
            </w14:solidFill>
          </w14:textFill>
        </w:rPr>
      </w:pPr>
    </w:p>
    <w:p w14:paraId="2B2FB7DE">
      <w:pPr>
        <w:spacing w:after="0"/>
        <w:rPr>
          <w:rFonts w:ascii="Times New Roman" w:hAnsi="Times New Roman" w:cs="Times New Roman"/>
          <w:color w:val="000000" w:themeColor="text1"/>
          <w:sz w:val="20"/>
          <w:szCs w:val="20"/>
          <w14:textFill>
            <w14:solidFill>
              <w14:schemeClr w14:val="tx1"/>
            </w14:solidFill>
          </w14:textFill>
        </w:rPr>
      </w:pPr>
    </w:p>
    <w:p w14:paraId="1B05CD56">
      <w:pPr>
        <w:spacing w:after="0"/>
        <w:jc w:val="center"/>
        <w:rPr>
          <w:rFonts w:ascii="Times New Roman" w:hAnsi="Times New Roman" w:cs="Times New Roman"/>
          <w:b/>
          <w:color w:val="000000" w:themeColor="text1"/>
          <w:sz w:val="20"/>
          <w:szCs w:val="20"/>
          <w:u w:val="single"/>
          <w14:textFill>
            <w14:solidFill>
              <w14:schemeClr w14:val="tx1"/>
            </w14:solidFill>
          </w14:textFill>
        </w:rPr>
      </w:pPr>
      <w:r>
        <w:rPr>
          <w:rFonts w:ascii="Times New Roman" w:hAnsi="Times New Roman" w:cs="Times New Roman"/>
          <w:b/>
          <w:color w:val="000000" w:themeColor="text1"/>
          <w:sz w:val="20"/>
          <w:szCs w:val="20"/>
          <w:u w:val="single"/>
          <w14:textFill>
            <w14:solidFill>
              <w14:schemeClr w14:val="tx1"/>
            </w14:solidFill>
          </w14:textFill>
        </w:rPr>
        <w:t>Experiment 5</w:t>
      </w:r>
    </w:p>
    <w:p w14:paraId="48A322E6">
      <w:pPr>
        <w:spacing w:after="0"/>
        <w:rPr>
          <w:rFonts w:ascii="Times New Roman" w:hAnsi="Times New Roman" w:cs="Times New Roman"/>
          <w:b/>
          <w:color w:val="000000" w:themeColor="text1"/>
          <w:sz w:val="20"/>
          <w:szCs w:val="20"/>
          <w:u w:val="single"/>
          <w14:textFill>
            <w14:solidFill>
              <w14:schemeClr w14:val="tx1"/>
            </w14:solidFill>
          </w14:textFill>
        </w:rPr>
      </w:pPr>
    </w:p>
    <w:p w14:paraId="357EB669">
      <w:pPr>
        <w:spacing w:after="0"/>
        <w:rPr>
          <w:rFonts w:ascii="Times New Roman" w:hAnsi="Times New Roman" w:eastAsia="CIDFont+F2" w:cs="Times New Roman"/>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 xml:space="preserve">AIM: </w:t>
      </w:r>
      <w:r>
        <w:rPr>
          <w:rFonts w:ascii="Times New Roman" w:hAnsi="Times New Roman" w:eastAsia="CIDFont+F2" w:cs="Times New Roman"/>
          <w:color w:val="000000" w:themeColor="text1"/>
          <w:sz w:val="20"/>
          <w:szCs w:val="20"/>
          <w14:textFill>
            <w14:solidFill>
              <w14:schemeClr w14:val="tx1"/>
            </w14:solidFill>
          </w14:textFill>
        </w:rPr>
        <w:t>Implementing 3–8-line Decoder.</w:t>
      </w:r>
    </w:p>
    <w:p w14:paraId="644C259A">
      <w:pPr>
        <w:spacing w:after="0"/>
        <w:rPr>
          <w:rFonts w:ascii="Times New Roman" w:hAnsi="Times New Roman" w:eastAsia="CIDFont+F2" w:cs="Times New Roman"/>
          <w:color w:val="000000" w:themeColor="text1"/>
          <w:sz w:val="20"/>
          <w:szCs w:val="20"/>
          <w14:textFill>
            <w14:solidFill>
              <w14:schemeClr w14:val="tx1"/>
            </w14:solidFill>
          </w14:textFill>
        </w:rPr>
      </w:pPr>
    </w:p>
    <w:p w14:paraId="5928A05A">
      <w:pPr>
        <w:pStyle w:val="12"/>
        <w:ind w:left="48" w:right="48"/>
        <w:jc w:val="both"/>
        <w:rPr>
          <w:color w:val="000000" w:themeColor="text1"/>
          <w:sz w:val="20"/>
          <w:szCs w:val="20"/>
          <w14:textFill>
            <w14:solidFill>
              <w14:schemeClr w14:val="tx1"/>
            </w14:solidFill>
          </w14:textFill>
        </w:rPr>
      </w:pPr>
      <w:r>
        <w:rPr>
          <w:rFonts w:eastAsia="CIDFont+F2"/>
          <w:b/>
          <w:color w:val="000000" w:themeColor="text1"/>
          <w:sz w:val="20"/>
          <w:szCs w:val="20"/>
          <w14:textFill>
            <w14:solidFill>
              <w14:schemeClr w14:val="tx1"/>
            </w14:solidFill>
          </w14:textFill>
        </w:rPr>
        <w:t xml:space="preserve">Theory: - </w:t>
      </w:r>
      <w:r>
        <w:rPr>
          <w:bCs/>
          <w:color w:val="000000" w:themeColor="text1"/>
          <w:sz w:val="20"/>
          <w:szCs w:val="20"/>
          <w14:textFill>
            <w14:solidFill>
              <w14:schemeClr w14:val="tx1"/>
            </w14:solidFill>
          </w14:textFill>
        </w:rPr>
        <w:t>Decoder</w:t>
      </w:r>
      <w:r>
        <w:rPr>
          <w:color w:val="000000" w:themeColor="text1"/>
          <w:sz w:val="20"/>
          <w:szCs w:val="20"/>
          <w14:textFill>
            <w14:solidFill>
              <w14:schemeClr w14:val="tx1"/>
            </w14:solidFill>
          </w14:textFill>
        </w:rPr>
        <w:t> is a combinational circuit that has ‘n’ input lines and maximum of 2</w:t>
      </w:r>
      <w:r>
        <w:rPr>
          <w:color w:val="000000" w:themeColor="text1"/>
          <w:sz w:val="20"/>
          <w:szCs w:val="20"/>
          <w:vertAlign w:val="superscript"/>
          <w14:textFill>
            <w14:solidFill>
              <w14:schemeClr w14:val="tx1"/>
            </w14:solidFill>
          </w14:textFill>
        </w:rPr>
        <w:t>n</w:t>
      </w:r>
      <w:r>
        <w:rPr>
          <w:color w:val="000000" w:themeColor="text1"/>
          <w:sz w:val="20"/>
          <w:szCs w:val="20"/>
          <w14:textFill>
            <w14:solidFill>
              <w14:schemeClr w14:val="tx1"/>
            </w14:solidFill>
          </w14:textFill>
        </w:rPr>
        <w:t> output lines. One of these outputs will be active High based on the combination of inputs present, when the decoder is enabled. That means decoder detects a particular code. The outputs of the decoder are nothing but the </w:t>
      </w:r>
      <w:r>
        <w:rPr>
          <w:b/>
          <w:bCs/>
          <w:color w:val="000000" w:themeColor="text1"/>
          <w:sz w:val="20"/>
          <w:szCs w:val="20"/>
          <w14:textFill>
            <w14:solidFill>
              <w14:schemeClr w14:val="tx1"/>
            </w14:solidFill>
          </w14:textFill>
        </w:rPr>
        <w:t>min terms</w:t>
      </w:r>
      <w:r>
        <w:rPr>
          <w:color w:val="000000" w:themeColor="text1"/>
          <w:sz w:val="20"/>
          <w:szCs w:val="20"/>
          <w14:textFill>
            <w14:solidFill>
              <w14:schemeClr w14:val="tx1"/>
            </w14:solidFill>
          </w14:textFill>
        </w:rPr>
        <w:t> of ‘n’ input variables </w:t>
      </w:r>
      <w:r>
        <w:rPr>
          <w:rStyle w:val="23"/>
          <w:color w:val="000000" w:themeColor="text1"/>
          <w:sz w:val="20"/>
          <w:szCs w:val="20"/>
          <w14:textFill>
            <w14:solidFill>
              <w14:schemeClr w14:val="tx1"/>
            </w14:solidFill>
          </w14:textFill>
        </w:rPr>
        <w:t>lines</w:t>
      </w:r>
      <w:r>
        <w:rPr>
          <w:color w:val="000000" w:themeColor="text1"/>
          <w:sz w:val="20"/>
          <w:szCs w:val="20"/>
          <w14:textFill>
            <w14:solidFill>
              <w14:schemeClr w14:val="tx1"/>
            </w14:solidFill>
          </w14:textFill>
        </w:rPr>
        <w:t>, when it is enabled.</w:t>
      </w:r>
    </w:p>
    <w:p w14:paraId="069C7E1B">
      <w:pPr>
        <w:pStyle w:val="3"/>
        <w:rPr>
          <w:rFonts w:cs="Times New Roman"/>
          <w:b w:val="0"/>
          <w:bCs w:val="0"/>
          <w:color w:val="000000" w:themeColor="text1"/>
          <w:sz w:val="20"/>
          <w:szCs w:val="20"/>
          <w14:textFill>
            <w14:solidFill>
              <w14:schemeClr w14:val="tx1"/>
            </w14:solidFill>
          </w14:textFill>
        </w:rPr>
      </w:pPr>
      <w:r>
        <w:rPr>
          <w:rFonts w:cs="Times New Roman"/>
          <w:b w:val="0"/>
          <w:bCs w:val="0"/>
          <w:color w:val="000000" w:themeColor="text1"/>
          <w:sz w:val="20"/>
          <w:szCs w:val="20"/>
          <w14:textFill>
            <w14:solidFill>
              <w14:schemeClr w14:val="tx1"/>
            </w14:solidFill>
          </w14:textFill>
        </w:rPr>
        <w:t>2 to 4 Decoder</w:t>
      </w:r>
    </w:p>
    <w:p w14:paraId="3C9E8A61">
      <w:pPr>
        <w:pStyle w:val="12"/>
        <w:spacing w:before="120" w:after="144"/>
        <w:ind w:left="48" w:right="48"/>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Let 2 to 4 Decoder has two inputs A</w:t>
      </w:r>
      <w:r>
        <w:rPr>
          <w:color w:val="000000" w:themeColor="text1"/>
          <w:sz w:val="20"/>
          <w:szCs w:val="20"/>
          <w:vertAlign w:val="subscript"/>
          <w14:textFill>
            <w14:solidFill>
              <w14:schemeClr w14:val="tx1"/>
            </w14:solidFill>
          </w14:textFill>
        </w:rPr>
        <w:t>1</w:t>
      </w:r>
      <w:r>
        <w:rPr>
          <w:color w:val="000000" w:themeColor="text1"/>
          <w:sz w:val="20"/>
          <w:szCs w:val="20"/>
          <w14:textFill>
            <w14:solidFill>
              <w14:schemeClr w14:val="tx1"/>
            </w14:solidFill>
          </w14:textFill>
        </w:rPr>
        <w:t> &amp; A</w:t>
      </w:r>
      <w:r>
        <w:rPr>
          <w:color w:val="000000" w:themeColor="text1"/>
          <w:sz w:val="20"/>
          <w:szCs w:val="20"/>
          <w:vertAlign w:val="subscript"/>
          <w14:textFill>
            <w14:solidFill>
              <w14:schemeClr w14:val="tx1"/>
            </w14:solidFill>
          </w14:textFill>
        </w:rPr>
        <w:t>0</w:t>
      </w:r>
      <w:r>
        <w:rPr>
          <w:color w:val="000000" w:themeColor="text1"/>
          <w:sz w:val="20"/>
          <w:szCs w:val="20"/>
          <w14:textFill>
            <w14:solidFill>
              <w14:schemeClr w14:val="tx1"/>
            </w14:solidFill>
          </w14:textFill>
        </w:rPr>
        <w:t> and four outputs Y</w:t>
      </w:r>
      <w:r>
        <w:rPr>
          <w:color w:val="000000" w:themeColor="text1"/>
          <w:sz w:val="20"/>
          <w:szCs w:val="20"/>
          <w:vertAlign w:val="subscript"/>
          <w14:textFill>
            <w14:solidFill>
              <w14:schemeClr w14:val="tx1"/>
            </w14:solidFill>
          </w14:textFill>
        </w:rPr>
        <w:t>3</w:t>
      </w:r>
      <w:r>
        <w:rPr>
          <w:color w:val="000000" w:themeColor="text1"/>
          <w:sz w:val="20"/>
          <w:szCs w:val="20"/>
          <w14:textFill>
            <w14:solidFill>
              <w14:schemeClr w14:val="tx1"/>
            </w14:solidFill>
          </w14:textFill>
        </w:rPr>
        <w:t>, Y</w:t>
      </w:r>
      <w:r>
        <w:rPr>
          <w:color w:val="000000" w:themeColor="text1"/>
          <w:sz w:val="20"/>
          <w:szCs w:val="20"/>
          <w:vertAlign w:val="subscript"/>
          <w14:textFill>
            <w14:solidFill>
              <w14:schemeClr w14:val="tx1"/>
            </w14:solidFill>
          </w14:textFill>
        </w:rPr>
        <w:t>2</w:t>
      </w:r>
      <w:r>
        <w:rPr>
          <w:color w:val="000000" w:themeColor="text1"/>
          <w:sz w:val="20"/>
          <w:szCs w:val="20"/>
          <w14:textFill>
            <w14:solidFill>
              <w14:schemeClr w14:val="tx1"/>
            </w14:solidFill>
          </w14:textFill>
        </w:rPr>
        <w:t>, Y</w:t>
      </w:r>
      <w:r>
        <w:rPr>
          <w:color w:val="000000" w:themeColor="text1"/>
          <w:sz w:val="20"/>
          <w:szCs w:val="20"/>
          <w:vertAlign w:val="subscript"/>
          <w14:textFill>
            <w14:solidFill>
              <w14:schemeClr w14:val="tx1"/>
            </w14:solidFill>
          </w14:textFill>
        </w:rPr>
        <w:t>1</w:t>
      </w:r>
      <w:r>
        <w:rPr>
          <w:color w:val="000000" w:themeColor="text1"/>
          <w:sz w:val="20"/>
          <w:szCs w:val="20"/>
          <w14:textFill>
            <w14:solidFill>
              <w14:schemeClr w14:val="tx1"/>
            </w14:solidFill>
          </w14:textFill>
        </w:rPr>
        <w:t> &amp; Y</w:t>
      </w:r>
      <w:r>
        <w:rPr>
          <w:color w:val="000000" w:themeColor="text1"/>
          <w:sz w:val="20"/>
          <w:szCs w:val="20"/>
          <w:vertAlign w:val="subscript"/>
          <w14:textFill>
            <w14:solidFill>
              <w14:schemeClr w14:val="tx1"/>
            </w14:solidFill>
          </w14:textFill>
        </w:rPr>
        <w:t>0</w:t>
      </w:r>
      <w:r>
        <w:rPr>
          <w:color w:val="000000" w:themeColor="text1"/>
          <w:sz w:val="20"/>
          <w:szCs w:val="20"/>
          <w14:textFill>
            <w14:solidFill>
              <w14:schemeClr w14:val="tx1"/>
            </w14:solidFill>
          </w14:textFill>
        </w:rPr>
        <w:t>. The </w:t>
      </w:r>
      <w:r>
        <w:rPr>
          <w:b/>
          <w:bCs/>
          <w:color w:val="000000" w:themeColor="text1"/>
          <w:sz w:val="20"/>
          <w:szCs w:val="20"/>
          <w14:textFill>
            <w14:solidFill>
              <w14:schemeClr w14:val="tx1"/>
            </w14:solidFill>
          </w14:textFill>
        </w:rPr>
        <w:t>block diagram</w:t>
      </w:r>
      <w:r>
        <w:rPr>
          <w:color w:val="000000" w:themeColor="text1"/>
          <w:sz w:val="20"/>
          <w:szCs w:val="20"/>
          <w14:textFill>
            <w14:solidFill>
              <w14:schemeClr w14:val="tx1"/>
            </w14:solidFill>
          </w14:textFill>
        </w:rPr>
        <w:t> of 2 to 4 decoder is shown in the following figure.</w:t>
      </w:r>
    </w:p>
    <w:p w14:paraId="292F8A66">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drawing>
          <wp:inline distT="0" distB="0" distL="0" distR="0">
            <wp:extent cx="4471035" cy="1564640"/>
            <wp:effectExtent l="0" t="0" r="5715" b="0"/>
            <wp:docPr id="14" name="Picture 14" descr="2 to 4 De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2 to 4 Decode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4480763" cy="1568267"/>
                    </a:xfrm>
                    <a:prstGeom prst="rect">
                      <a:avLst/>
                    </a:prstGeom>
                    <a:noFill/>
                    <a:ln>
                      <a:noFill/>
                    </a:ln>
                  </pic:spPr>
                </pic:pic>
              </a:graphicData>
            </a:graphic>
          </wp:inline>
        </w:drawing>
      </w:r>
    </w:p>
    <w:p w14:paraId="1FDD38C2">
      <w:pPr>
        <w:pStyle w:val="12"/>
        <w:spacing w:before="120" w:after="144"/>
        <w:ind w:left="48" w:right="48"/>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One of these four outputs will be ‘1’ for each combination of inputs when enable, E is ‘1’. The </w:t>
      </w:r>
      <w:r>
        <w:rPr>
          <w:b/>
          <w:bCs/>
          <w:color w:val="000000" w:themeColor="text1"/>
          <w:sz w:val="20"/>
          <w:szCs w:val="20"/>
          <w14:textFill>
            <w14:solidFill>
              <w14:schemeClr w14:val="tx1"/>
            </w14:solidFill>
          </w14:textFill>
        </w:rPr>
        <w:t>Truth table</w:t>
      </w:r>
      <w:r>
        <w:rPr>
          <w:color w:val="000000" w:themeColor="text1"/>
          <w:sz w:val="20"/>
          <w:szCs w:val="20"/>
          <w14:textFill>
            <w14:solidFill>
              <w14:schemeClr w14:val="tx1"/>
            </w14:solidFill>
          </w14:textFill>
        </w:rPr>
        <w:t> of 2 to 4 decoder is shown below.</w:t>
      </w:r>
    </w:p>
    <w:tbl>
      <w:tblPr>
        <w:tblStyle w:val="14"/>
        <w:tblW w:w="0" w:type="auto"/>
        <w:tblInd w:w="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6"/>
        <w:gridCol w:w="1359"/>
        <w:gridCol w:w="1308"/>
        <w:gridCol w:w="1588"/>
        <w:gridCol w:w="1239"/>
        <w:gridCol w:w="1239"/>
        <w:gridCol w:w="1239"/>
      </w:tblGrid>
      <w:tr w14:paraId="00096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6" w:type="dxa"/>
          </w:tcPr>
          <w:p w14:paraId="04D72BD1">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Enable</w:t>
            </w:r>
          </w:p>
        </w:tc>
        <w:tc>
          <w:tcPr>
            <w:tcW w:w="2667" w:type="dxa"/>
            <w:gridSpan w:val="2"/>
          </w:tcPr>
          <w:p w14:paraId="4DB8B363">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Inputs</w:t>
            </w:r>
          </w:p>
        </w:tc>
        <w:tc>
          <w:tcPr>
            <w:tcW w:w="5305" w:type="dxa"/>
            <w:gridSpan w:val="4"/>
          </w:tcPr>
          <w:p w14:paraId="41C6BB3A">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Outputs</w:t>
            </w:r>
          </w:p>
        </w:tc>
      </w:tr>
      <w:tr w14:paraId="4C049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6" w:type="dxa"/>
          </w:tcPr>
          <w:p w14:paraId="03BC922B">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E</w:t>
            </w:r>
          </w:p>
        </w:tc>
        <w:tc>
          <w:tcPr>
            <w:tcW w:w="1359" w:type="dxa"/>
          </w:tcPr>
          <w:p w14:paraId="74403996">
            <w:pPr>
              <w:pStyle w:val="12"/>
              <w:spacing w:before="120" w:after="144"/>
              <w:ind w:right="48"/>
              <w:jc w:val="center"/>
              <w:rPr>
                <w:color w:val="000000" w:themeColor="text1"/>
                <w:sz w:val="20"/>
                <w:szCs w:val="20"/>
                <w14:textFill>
                  <w14:solidFill>
                    <w14:schemeClr w14:val="tx1"/>
                  </w14:solidFill>
                </w14:textFill>
              </w:rPr>
            </w:pPr>
            <w:r>
              <w:rPr>
                <w:rStyle w:val="22"/>
                <w:color w:val="000000" w:themeColor="text1"/>
                <w:sz w:val="20"/>
                <w:szCs w:val="20"/>
                <w:shd w:val="clear" w:color="auto" w:fill="FFFFFF"/>
                <w14:textFill>
                  <w14:solidFill>
                    <w14:schemeClr w14:val="tx1"/>
                  </w14:solidFill>
                </w14:textFill>
              </w:rPr>
              <w:t>A</w:t>
            </w:r>
            <w:r>
              <w:rPr>
                <w:rStyle w:val="25"/>
                <w:color w:val="000000" w:themeColor="text1"/>
                <w:sz w:val="20"/>
                <w:szCs w:val="20"/>
                <w:shd w:val="clear" w:color="auto" w:fill="FFFFFF"/>
                <w14:textFill>
                  <w14:solidFill>
                    <w14:schemeClr w14:val="tx1"/>
                  </w14:solidFill>
                </w14:textFill>
              </w:rPr>
              <w:t>1</w:t>
            </w:r>
          </w:p>
        </w:tc>
        <w:tc>
          <w:tcPr>
            <w:tcW w:w="1308" w:type="dxa"/>
          </w:tcPr>
          <w:p w14:paraId="5EEE1F4D">
            <w:pPr>
              <w:pStyle w:val="12"/>
              <w:spacing w:before="120" w:after="144"/>
              <w:ind w:right="48"/>
              <w:jc w:val="center"/>
              <w:rPr>
                <w:color w:val="000000" w:themeColor="text1"/>
                <w:sz w:val="20"/>
                <w:szCs w:val="20"/>
                <w14:textFill>
                  <w14:solidFill>
                    <w14:schemeClr w14:val="tx1"/>
                  </w14:solidFill>
                </w14:textFill>
              </w:rPr>
            </w:pPr>
            <w:r>
              <w:rPr>
                <w:rStyle w:val="22"/>
                <w:color w:val="000000" w:themeColor="text1"/>
                <w:sz w:val="20"/>
                <w:szCs w:val="20"/>
                <w:shd w:val="clear" w:color="auto" w:fill="FFFFFF"/>
                <w14:textFill>
                  <w14:solidFill>
                    <w14:schemeClr w14:val="tx1"/>
                  </w14:solidFill>
                </w14:textFill>
              </w:rPr>
              <w:t>A</w:t>
            </w:r>
            <w:r>
              <w:rPr>
                <w:rStyle w:val="25"/>
                <w:color w:val="000000" w:themeColor="text1"/>
                <w:sz w:val="20"/>
                <w:szCs w:val="20"/>
                <w:shd w:val="clear" w:color="auto" w:fill="FFFFFF"/>
                <w14:textFill>
                  <w14:solidFill>
                    <w14:schemeClr w14:val="tx1"/>
                  </w14:solidFill>
                </w14:textFill>
              </w:rPr>
              <w:t>0</w:t>
            </w:r>
          </w:p>
        </w:tc>
        <w:tc>
          <w:tcPr>
            <w:tcW w:w="1588" w:type="dxa"/>
          </w:tcPr>
          <w:p w14:paraId="7033C5AE">
            <w:pPr>
              <w:pStyle w:val="12"/>
              <w:spacing w:before="120" w:after="144"/>
              <w:ind w:right="48"/>
              <w:jc w:val="center"/>
              <w:rPr>
                <w:color w:val="000000" w:themeColor="text1"/>
                <w:sz w:val="20"/>
                <w:szCs w:val="20"/>
                <w14:textFill>
                  <w14:solidFill>
                    <w14:schemeClr w14:val="tx1"/>
                  </w14:solidFill>
                </w14:textFill>
              </w:rPr>
            </w:pPr>
            <w:r>
              <w:rPr>
                <w:rStyle w:val="22"/>
                <w:color w:val="000000" w:themeColor="text1"/>
                <w:sz w:val="20"/>
                <w:szCs w:val="20"/>
                <w:shd w:val="clear" w:color="auto" w:fill="FFFFFF"/>
                <w14:textFill>
                  <w14:solidFill>
                    <w14:schemeClr w14:val="tx1"/>
                  </w14:solidFill>
                </w14:textFill>
              </w:rPr>
              <w:t>Y</w:t>
            </w:r>
            <w:r>
              <w:rPr>
                <w:rStyle w:val="25"/>
                <w:color w:val="000000" w:themeColor="text1"/>
                <w:sz w:val="20"/>
                <w:szCs w:val="20"/>
                <w:shd w:val="clear" w:color="auto" w:fill="FFFFFF"/>
                <w14:textFill>
                  <w14:solidFill>
                    <w14:schemeClr w14:val="tx1"/>
                  </w14:solidFill>
                </w14:textFill>
              </w:rPr>
              <w:t>3</w:t>
            </w:r>
          </w:p>
        </w:tc>
        <w:tc>
          <w:tcPr>
            <w:tcW w:w="1239" w:type="dxa"/>
          </w:tcPr>
          <w:p w14:paraId="0D3395F5">
            <w:pPr>
              <w:pStyle w:val="12"/>
              <w:spacing w:before="120" w:after="144"/>
              <w:ind w:right="48"/>
              <w:jc w:val="center"/>
              <w:rPr>
                <w:color w:val="000000" w:themeColor="text1"/>
                <w:sz w:val="20"/>
                <w:szCs w:val="20"/>
                <w14:textFill>
                  <w14:solidFill>
                    <w14:schemeClr w14:val="tx1"/>
                  </w14:solidFill>
                </w14:textFill>
              </w:rPr>
            </w:pPr>
            <w:r>
              <w:rPr>
                <w:rStyle w:val="22"/>
                <w:color w:val="000000" w:themeColor="text1"/>
                <w:sz w:val="20"/>
                <w:szCs w:val="20"/>
                <w:shd w:val="clear" w:color="auto" w:fill="FFFFFF"/>
                <w14:textFill>
                  <w14:solidFill>
                    <w14:schemeClr w14:val="tx1"/>
                  </w14:solidFill>
                </w14:textFill>
              </w:rPr>
              <w:t>Y</w:t>
            </w:r>
            <w:r>
              <w:rPr>
                <w:rStyle w:val="25"/>
                <w:color w:val="000000" w:themeColor="text1"/>
                <w:sz w:val="20"/>
                <w:szCs w:val="20"/>
                <w:shd w:val="clear" w:color="auto" w:fill="FFFFFF"/>
                <w14:textFill>
                  <w14:solidFill>
                    <w14:schemeClr w14:val="tx1"/>
                  </w14:solidFill>
                </w14:textFill>
              </w:rPr>
              <w:t>2</w:t>
            </w:r>
          </w:p>
        </w:tc>
        <w:tc>
          <w:tcPr>
            <w:tcW w:w="1239" w:type="dxa"/>
          </w:tcPr>
          <w:p w14:paraId="0F0C814B">
            <w:pPr>
              <w:pStyle w:val="12"/>
              <w:spacing w:before="120" w:after="144"/>
              <w:ind w:right="48"/>
              <w:jc w:val="center"/>
              <w:rPr>
                <w:color w:val="000000" w:themeColor="text1"/>
                <w:sz w:val="20"/>
                <w:szCs w:val="20"/>
                <w14:textFill>
                  <w14:solidFill>
                    <w14:schemeClr w14:val="tx1"/>
                  </w14:solidFill>
                </w14:textFill>
              </w:rPr>
            </w:pPr>
            <w:r>
              <w:rPr>
                <w:rStyle w:val="22"/>
                <w:color w:val="000000" w:themeColor="text1"/>
                <w:sz w:val="20"/>
                <w:szCs w:val="20"/>
                <w:shd w:val="clear" w:color="auto" w:fill="FFFFFF"/>
                <w14:textFill>
                  <w14:solidFill>
                    <w14:schemeClr w14:val="tx1"/>
                  </w14:solidFill>
                </w14:textFill>
              </w:rPr>
              <w:t>Y</w:t>
            </w:r>
            <w:r>
              <w:rPr>
                <w:rStyle w:val="25"/>
                <w:color w:val="000000" w:themeColor="text1"/>
                <w:sz w:val="20"/>
                <w:szCs w:val="20"/>
                <w:shd w:val="clear" w:color="auto" w:fill="FFFFFF"/>
                <w14:textFill>
                  <w14:solidFill>
                    <w14:schemeClr w14:val="tx1"/>
                  </w14:solidFill>
                </w14:textFill>
              </w:rPr>
              <w:t>1</w:t>
            </w:r>
          </w:p>
        </w:tc>
        <w:tc>
          <w:tcPr>
            <w:tcW w:w="1239" w:type="dxa"/>
          </w:tcPr>
          <w:p w14:paraId="6DC8D0F1">
            <w:pPr>
              <w:pStyle w:val="12"/>
              <w:spacing w:before="120" w:after="144"/>
              <w:ind w:right="48"/>
              <w:jc w:val="center"/>
              <w:rPr>
                <w:color w:val="000000" w:themeColor="text1"/>
                <w:sz w:val="20"/>
                <w:szCs w:val="20"/>
                <w14:textFill>
                  <w14:solidFill>
                    <w14:schemeClr w14:val="tx1"/>
                  </w14:solidFill>
                </w14:textFill>
              </w:rPr>
            </w:pPr>
            <w:r>
              <w:rPr>
                <w:rStyle w:val="22"/>
                <w:color w:val="000000" w:themeColor="text1"/>
                <w:sz w:val="20"/>
                <w:szCs w:val="20"/>
                <w:shd w:val="clear" w:color="auto" w:fill="FFFFFF"/>
                <w14:textFill>
                  <w14:solidFill>
                    <w14:schemeClr w14:val="tx1"/>
                  </w14:solidFill>
                </w14:textFill>
              </w:rPr>
              <w:t>Y</w:t>
            </w:r>
            <w:r>
              <w:rPr>
                <w:rStyle w:val="25"/>
                <w:color w:val="000000" w:themeColor="text1"/>
                <w:sz w:val="20"/>
                <w:szCs w:val="20"/>
                <w:shd w:val="clear" w:color="auto" w:fill="FFFFFF"/>
                <w14:textFill>
                  <w14:solidFill>
                    <w14:schemeClr w14:val="tx1"/>
                  </w14:solidFill>
                </w14:textFill>
              </w:rPr>
              <w:t>0</w:t>
            </w:r>
          </w:p>
        </w:tc>
      </w:tr>
      <w:tr w14:paraId="656FA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6" w:type="dxa"/>
          </w:tcPr>
          <w:p w14:paraId="683A7180">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1359" w:type="dxa"/>
          </w:tcPr>
          <w:p w14:paraId="252120CE">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x</w:t>
            </w:r>
          </w:p>
        </w:tc>
        <w:tc>
          <w:tcPr>
            <w:tcW w:w="1308" w:type="dxa"/>
          </w:tcPr>
          <w:p w14:paraId="02F4487F">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x</w:t>
            </w:r>
          </w:p>
        </w:tc>
        <w:tc>
          <w:tcPr>
            <w:tcW w:w="1588" w:type="dxa"/>
          </w:tcPr>
          <w:p w14:paraId="708DD274">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1239" w:type="dxa"/>
          </w:tcPr>
          <w:p w14:paraId="0BCF8D54">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1239" w:type="dxa"/>
          </w:tcPr>
          <w:p w14:paraId="346D8A2F">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1239" w:type="dxa"/>
          </w:tcPr>
          <w:p w14:paraId="695B0F87">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r>
      <w:tr w14:paraId="6042C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6" w:type="dxa"/>
          </w:tcPr>
          <w:p w14:paraId="069F4E08">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1359" w:type="dxa"/>
          </w:tcPr>
          <w:p w14:paraId="2881357E">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1308" w:type="dxa"/>
          </w:tcPr>
          <w:p w14:paraId="7FEDD92B">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1588" w:type="dxa"/>
          </w:tcPr>
          <w:p w14:paraId="62B141E0">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1239" w:type="dxa"/>
          </w:tcPr>
          <w:p w14:paraId="453926EF">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1239" w:type="dxa"/>
          </w:tcPr>
          <w:p w14:paraId="3C9782A1">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1239" w:type="dxa"/>
          </w:tcPr>
          <w:p w14:paraId="1B7B323B">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r>
      <w:tr w14:paraId="0D830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6" w:type="dxa"/>
          </w:tcPr>
          <w:p w14:paraId="7E2B11E3">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1359" w:type="dxa"/>
          </w:tcPr>
          <w:p w14:paraId="555A1B90">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1308" w:type="dxa"/>
          </w:tcPr>
          <w:p w14:paraId="7CE044F1">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1588" w:type="dxa"/>
          </w:tcPr>
          <w:p w14:paraId="42C1C564">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1239" w:type="dxa"/>
          </w:tcPr>
          <w:p w14:paraId="1EBE6047">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1239" w:type="dxa"/>
          </w:tcPr>
          <w:p w14:paraId="08803A32">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1239" w:type="dxa"/>
          </w:tcPr>
          <w:p w14:paraId="3A453EB2">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r>
      <w:tr w14:paraId="79B88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6" w:type="dxa"/>
          </w:tcPr>
          <w:p w14:paraId="765B6FDA">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1359" w:type="dxa"/>
          </w:tcPr>
          <w:p w14:paraId="2CDF006C">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1308" w:type="dxa"/>
          </w:tcPr>
          <w:p w14:paraId="021FFD64">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1588" w:type="dxa"/>
          </w:tcPr>
          <w:p w14:paraId="204883C0">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1239" w:type="dxa"/>
          </w:tcPr>
          <w:p w14:paraId="18F32CDA">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1239" w:type="dxa"/>
          </w:tcPr>
          <w:p w14:paraId="440C7858">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1239" w:type="dxa"/>
          </w:tcPr>
          <w:p w14:paraId="2D7196F2">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r>
      <w:tr w14:paraId="6D536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6" w:type="dxa"/>
          </w:tcPr>
          <w:p w14:paraId="37117142">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1359" w:type="dxa"/>
          </w:tcPr>
          <w:p w14:paraId="3332AF3E">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1308" w:type="dxa"/>
          </w:tcPr>
          <w:p w14:paraId="3A79B531">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1588" w:type="dxa"/>
          </w:tcPr>
          <w:p w14:paraId="6A28E035">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1239" w:type="dxa"/>
          </w:tcPr>
          <w:p w14:paraId="3D2E2F11">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1239" w:type="dxa"/>
          </w:tcPr>
          <w:p w14:paraId="2FD0628A">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1239" w:type="dxa"/>
          </w:tcPr>
          <w:p w14:paraId="686106EC">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r>
    </w:tbl>
    <w:p w14:paraId="34A8BBD9">
      <w:pPr>
        <w:pStyle w:val="12"/>
        <w:spacing w:before="120" w:after="144"/>
        <w:ind w:left="48" w:right="48"/>
        <w:jc w:val="both"/>
        <w:rPr>
          <w:color w:val="000000" w:themeColor="text1"/>
          <w:sz w:val="20"/>
          <w:szCs w:val="20"/>
          <w14:textFill>
            <w14:solidFill>
              <w14:schemeClr w14:val="tx1"/>
            </w14:solidFill>
          </w14:textFill>
        </w:rPr>
      </w:pPr>
    </w:p>
    <w:p w14:paraId="483B5444">
      <w:pPr>
        <w:spacing w:after="0"/>
        <w:rPr>
          <w:rFonts w:ascii="Times New Roman" w:hAnsi="Times New Roman" w:cs="Times New Roman"/>
          <w:color w:val="000000" w:themeColor="text1"/>
          <w:sz w:val="20"/>
          <w:szCs w:val="20"/>
          <w:u w:val="single"/>
          <w14:textFill>
            <w14:solidFill>
              <w14:schemeClr w14:val="tx1"/>
            </w14:solidFill>
          </w14:textFill>
        </w:rPr>
      </w:pPr>
    </w:p>
    <w:p w14:paraId="271C85C7">
      <w:pPr>
        <w:pStyle w:val="12"/>
        <w:spacing w:before="120" w:after="144"/>
        <w:ind w:left="48" w:right="48"/>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From Truth table, we can write the </w:t>
      </w:r>
      <w:r>
        <w:rPr>
          <w:b/>
          <w:bCs/>
          <w:color w:val="000000" w:themeColor="text1"/>
          <w:sz w:val="20"/>
          <w:szCs w:val="20"/>
          <w14:textFill>
            <w14:solidFill>
              <w14:schemeClr w14:val="tx1"/>
            </w14:solidFill>
          </w14:textFill>
        </w:rPr>
        <w:t>Boolean functions</w:t>
      </w:r>
      <w:r>
        <w:rPr>
          <w:color w:val="000000" w:themeColor="text1"/>
          <w:sz w:val="20"/>
          <w:szCs w:val="20"/>
          <w14:textFill>
            <w14:solidFill>
              <w14:schemeClr w14:val="tx1"/>
            </w14:solidFill>
          </w14:textFill>
        </w:rPr>
        <w:t> for each output as</w:t>
      </w:r>
    </w:p>
    <w:p w14:paraId="0C44EB4D">
      <w:pPr>
        <w:jc w:val="center"/>
        <w:rPr>
          <w:rStyle w:val="25"/>
          <w:rFonts w:ascii="Times New Roman" w:hAnsi="Times New Roman" w:cs="Times New Roman"/>
          <w:color w:val="000000" w:themeColor="text1"/>
          <w:sz w:val="20"/>
          <w:szCs w:val="20"/>
          <w:shd w:val="clear" w:color="auto" w:fill="FFFFFF"/>
          <w14:textFill>
            <w14:solidFill>
              <w14:schemeClr w14:val="tx1"/>
            </w14:solidFill>
          </w14:textFill>
        </w:rPr>
      </w:pPr>
      <w:r>
        <w:rPr>
          <w:rStyle w:val="22"/>
          <w:rFonts w:ascii="Times New Roman" w:hAnsi="Times New Roman" w:cs="Times New Roman"/>
          <w:color w:val="000000" w:themeColor="text1"/>
          <w:sz w:val="20"/>
          <w:szCs w:val="20"/>
          <w:shd w:val="clear" w:color="auto" w:fill="FFFFFF"/>
          <w14:textFill>
            <w14:solidFill>
              <w14:schemeClr w14:val="tx1"/>
            </w14:solidFill>
          </w14:textFill>
        </w:rPr>
        <w:t>Y</w:t>
      </w:r>
      <w:r>
        <w:rPr>
          <w:rStyle w:val="25"/>
          <w:rFonts w:ascii="Times New Roman" w:hAnsi="Times New Roman" w:cs="Times New Roman"/>
          <w:color w:val="000000" w:themeColor="text1"/>
          <w:sz w:val="20"/>
          <w:szCs w:val="20"/>
          <w:shd w:val="clear" w:color="auto" w:fill="FFFFFF"/>
          <w14:textFill>
            <w14:solidFill>
              <w14:schemeClr w14:val="tx1"/>
            </w14:solidFill>
          </w14:textFill>
        </w:rPr>
        <w:t>0</w:t>
      </w:r>
      <w:r>
        <w:rPr>
          <w:rStyle w:val="26"/>
          <w:rFonts w:ascii="Times New Roman" w:hAnsi="Times New Roman" w:cs="Times New Roman"/>
          <w:color w:val="000000" w:themeColor="text1"/>
          <w:sz w:val="20"/>
          <w:szCs w:val="20"/>
          <w:shd w:val="clear" w:color="auto" w:fill="FFFFFF"/>
          <w14:textFill>
            <w14:solidFill>
              <w14:schemeClr w14:val="tx1"/>
            </w14:solidFill>
          </w14:textFill>
        </w:rPr>
        <w:t>=E</w:t>
      </w:r>
      <w:r>
        <w:rPr>
          <w:rStyle w:val="22"/>
          <w:rFonts w:ascii="Times New Roman" w:hAnsi="Times New Roman" w:cs="Times New Roman"/>
          <w:color w:val="000000" w:themeColor="text1"/>
          <w:sz w:val="20"/>
          <w:szCs w:val="20"/>
          <w:shd w:val="clear" w:color="auto" w:fill="FFFFFF"/>
          <w14:textFill>
            <w14:solidFill>
              <w14:schemeClr w14:val="tx1"/>
            </w14:solidFill>
          </w14:textFill>
        </w:rPr>
        <w:t>A’</w:t>
      </w:r>
      <w:r>
        <w:rPr>
          <w:rStyle w:val="25"/>
          <w:rFonts w:ascii="Times New Roman" w:hAnsi="Times New Roman" w:cs="Times New Roman"/>
          <w:color w:val="000000" w:themeColor="text1"/>
          <w:sz w:val="20"/>
          <w:szCs w:val="20"/>
          <w:shd w:val="clear" w:color="auto" w:fill="FFFFFF"/>
          <w14:textFill>
            <w14:solidFill>
              <w14:schemeClr w14:val="tx1"/>
            </w14:solidFill>
          </w14:textFill>
        </w:rPr>
        <w:t>1</w:t>
      </w:r>
      <w:r>
        <w:rPr>
          <w:rStyle w:val="26"/>
          <w:rFonts w:ascii="Times New Roman" w:hAnsi="Times New Roman" w:cs="Times New Roman"/>
          <w:color w:val="000000" w:themeColor="text1"/>
          <w:sz w:val="20"/>
          <w:szCs w:val="20"/>
          <w:shd w:val="clear" w:color="auto" w:fill="FFFFFF"/>
          <w14:textFill>
            <w14:solidFill>
              <w14:schemeClr w14:val="tx1"/>
            </w14:solidFill>
          </w14:textFill>
        </w:rPr>
        <w:t>.</w:t>
      </w:r>
      <w:r>
        <w:rPr>
          <w:rStyle w:val="22"/>
          <w:rFonts w:ascii="Times New Roman" w:hAnsi="Times New Roman" w:cs="Times New Roman"/>
          <w:color w:val="000000" w:themeColor="text1"/>
          <w:sz w:val="20"/>
          <w:szCs w:val="20"/>
          <w:shd w:val="clear" w:color="auto" w:fill="FFFFFF"/>
          <w14:textFill>
            <w14:solidFill>
              <w14:schemeClr w14:val="tx1"/>
            </w14:solidFill>
          </w14:textFill>
        </w:rPr>
        <w:t>A’</w:t>
      </w:r>
      <w:r>
        <w:rPr>
          <w:rStyle w:val="25"/>
          <w:rFonts w:ascii="Times New Roman" w:hAnsi="Times New Roman" w:cs="Times New Roman"/>
          <w:color w:val="000000" w:themeColor="text1"/>
          <w:sz w:val="20"/>
          <w:szCs w:val="20"/>
          <w:shd w:val="clear" w:color="auto" w:fill="FFFFFF"/>
          <w14:textFill>
            <w14:solidFill>
              <w14:schemeClr w14:val="tx1"/>
            </w14:solidFill>
          </w14:textFill>
        </w:rPr>
        <w:t>0</w:t>
      </w:r>
    </w:p>
    <w:p w14:paraId="4B03B1CD">
      <w:pPr>
        <w:jc w:val="center"/>
        <w:rPr>
          <w:rStyle w:val="25"/>
          <w:rFonts w:ascii="Times New Roman" w:hAnsi="Times New Roman" w:cs="Times New Roman"/>
          <w:color w:val="000000" w:themeColor="text1"/>
          <w:sz w:val="20"/>
          <w:szCs w:val="20"/>
          <w:shd w:val="clear" w:color="auto" w:fill="FFFFFF"/>
          <w14:textFill>
            <w14:solidFill>
              <w14:schemeClr w14:val="tx1"/>
            </w14:solidFill>
          </w14:textFill>
        </w:rPr>
      </w:pPr>
      <w:r>
        <w:rPr>
          <w:rStyle w:val="22"/>
          <w:rFonts w:ascii="Times New Roman" w:hAnsi="Times New Roman" w:cs="Times New Roman"/>
          <w:color w:val="000000" w:themeColor="text1"/>
          <w:sz w:val="20"/>
          <w:szCs w:val="20"/>
          <w:shd w:val="clear" w:color="auto" w:fill="FFFFFF"/>
          <w14:textFill>
            <w14:solidFill>
              <w14:schemeClr w14:val="tx1"/>
            </w14:solidFill>
          </w14:textFill>
        </w:rPr>
        <w:t>Y</w:t>
      </w:r>
      <w:r>
        <w:rPr>
          <w:rStyle w:val="25"/>
          <w:rFonts w:ascii="Times New Roman" w:hAnsi="Times New Roman" w:cs="Times New Roman"/>
          <w:color w:val="000000" w:themeColor="text1"/>
          <w:sz w:val="20"/>
          <w:szCs w:val="20"/>
          <w:shd w:val="clear" w:color="auto" w:fill="FFFFFF"/>
          <w14:textFill>
            <w14:solidFill>
              <w14:schemeClr w14:val="tx1"/>
            </w14:solidFill>
          </w14:textFill>
        </w:rPr>
        <w:t>1</w:t>
      </w:r>
      <w:r>
        <w:rPr>
          <w:rStyle w:val="26"/>
          <w:rFonts w:ascii="Times New Roman" w:hAnsi="Times New Roman" w:cs="Times New Roman"/>
          <w:color w:val="000000" w:themeColor="text1"/>
          <w:sz w:val="20"/>
          <w:szCs w:val="20"/>
          <w:shd w:val="clear" w:color="auto" w:fill="FFFFFF"/>
          <w14:textFill>
            <w14:solidFill>
              <w14:schemeClr w14:val="tx1"/>
            </w14:solidFill>
          </w14:textFill>
        </w:rPr>
        <w:t>=E</w:t>
      </w:r>
      <w:r>
        <w:rPr>
          <w:rStyle w:val="22"/>
          <w:rFonts w:ascii="Times New Roman" w:hAnsi="Times New Roman" w:cs="Times New Roman"/>
          <w:color w:val="000000" w:themeColor="text1"/>
          <w:sz w:val="20"/>
          <w:szCs w:val="20"/>
          <w:shd w:val="clear" w:color="auto" w:fill="FFFFFF"/>
          <w14:textFill>
            <w14:solidFill>
              <w14:schemeClr w14:val="tx1"/>
            </w14:solidFill>
          </w14:textFill>
        </w:rPr>
        <w:t>A’</w:t>
      </w:r>
      <w:r>
        <w:rPr>
          <w:rStyle w:val="25"/>
          <w:rFonts w:ascii="Times New Roman" w:hAnsi="Times New Roman" w:cs="Times New Roman"/>
          <w:color w:val="000000" w:themeColor="text1"/>
          <w:sz w:val="20"/>
          <w:szCs w:val="20"/>
          <w:shd w:val="clear" w:color="auto" w:fill="FFFFFF"/>
          <w14:textFill>
            <w14:solidFill>
              <w14:schemeClr w14:val="tx1"/>
            </w14:solidFill>
          </w14:textFill>
        </w:rPr>
        <w:t>1</w:t>
      </w:r>
      <w:r>
        <w:rPr>
          <w:rStyle w:val="26"/>
          <w:rFonts w:ascii="Times New Roman" w:hAnsi="Times New Roman" w:cs="Times New Roman"/>
          <w:color w:val="000000" w:themeColor="text1"/>
          <w:sz w:val="20"/>
          <w:szCs w:val="20"/>
          <w:shd w:val="clear" w:color="auto" w:fill="FFFFFF"/>
          <w14:textFill>
            <w14:solidFill>
              <w14:schemeClr w14:val="tx1"/>
            </w14:solidFill>
          </w14:textFill>
        </w:rPr>
        <w:t>.</w:t>
      </w:r>
      <w:r>
        <w:rPr>
          <w:rStyle w:val="22"/>
          <w:rFonts w:ascii="Times New Roman" w:hAnsi="Times New Roman" w:cs="Times New Roman"/>
          <w:color w:val="000000" w:themeColor="text1"/>
          <w:sz w:val="20"/>
          <w:szCs w:val="20"/>
          <w:shd w:val="clear" w:color="auto" w:fill="FFFFFF"/>
          <w14:textFill>
            <w14:solidFill>
              <w14:schemeClr w14:val="tx1"/>
            </w14:solidFill>
          </w14:textFill>
        </w:rPr>
        <w:t>A</w:t>
      </w:r>
      <w:r>
        <w:rPr>
          <w:rStyle w:val="25"/>
          <w:rFonts w:ascii="Times New Roman" w:hAnsi="Times New Roman" w:cs="Times New Roman"/>
          <w:color w:val="000000" w:themeColor="text1"/>
          <w:sz w:val="20"/>
          <w:szCs w:val="20"/>
          <w:shd w:val="clear" w:color="auto" w:fill="FFFFFF"/>
          <w14:textFill>
            <w14:solidFill>
              <w14:schemeClr w14:val="tx1"/>
            </w14:solidFill>
          </w14:textFill>
        </w:rPr>
        <w:t>0</w:t>
      </w:r>
    </w:p>
    <w:p w14:paraId="67C8F497">
      <w:pPr>
        <w:jc w:val="center"/>
        <w:rPr>
          <w:rStyle w:val="25"/>
          <w:rFonts w:ascii="Times New Roman" w:hAnsi="Times New Roman" w:cs="Times New Roman"/>
          <w:color w:val="000000" w:themeColor="text1"/>
          <w:sz w:val="20"/>
          <w:szCs w:val="20"/>
          <w:shd w:val="clear" w:color="auto" w:fill="FFFFFF"/>
          <w14:textFill>
            <w14:solidFill>
              <w14:schemeClr w14:val="tx1"/>
            </w14:solidFill>
          </w14:textFill>
        </w:rPr>
      </w:pPr>
      <w:r>
        <w:rPr>
          <w:rStyle w:val="22"/>
          <w:rFonts w:ascii="Times New Roman" w:hAnsi="Times New Roman" w:cs="Times New Roman"/>
          <w:color w:val="000000" w:themeColor="text1"/>
          <w:sz w:val="20"/>
          <w:szCs w:val="20"/>
          <w:shd w:val="clear" w:color="auto" w:fill="FFFFFF"/>
          <w14:textFill>
            <w14:solidFill>
              <w14:schemeClr w14:val="tx1"/>
            </w14:solidFill>
          </w14:textFill>
        </w:rPr>
        <w:t>Y</w:t>
      </w:r>
      <w:r>
        <w:rPr>
          <w:rStyle w:val="25"/>
          <w:rFonts w:ascii="Times New Roman" w:hAnsi="Times New Roman" w:cs="Times New Roman"/>
          <w:color w:val="000000" w:themeColor="text1"/>
          <w:sz w:val="20"/>
          <w:szCs w:val="20"/>
          <w:shd w:val="clear" w:color="auto" w:fill="FFFFFF"/>
          <w14:textFill>
            <w14:solidFill>
              <w14:schemeClr w14:val="tx1"/>
            </w14:solidFill>
          </w14:textFill>
        </w:rPr>
        <w:t>2</w:t>
      </w:r>
      <w:r>
        <w:rPr>
          <w:rStyle w:val="26"/>
          <w:rFonts w:ascii="Times New Roman" w:hAnsi="Times New Roman" w:cs="Times New Roman"/>
          <w:color w:val="000000" w:themeColor="text1"/>
          <w:sz w:val="20"/>
          <w:szCs w:val="20"/>
          <w:shd w:val="clear" w:color="auto" w:fill="FFFFFF"/>
          <w14:textFill>
            <w14:solidFill>
              <w14:schemeClr w14:val="tx1"/>
            </w14:solidFill>
          </w14:textFill>
        </w:rPr>
        <w:t>=E</w:t>
      </w:r>
      <w:r>
        <w:rPr>
          <w:rStyle w:val="22"/>
          <w:rFonts w:ascii="Times New Roman" w:hAnsi="Times New Roman" w:cs="Times New Roman"/>
          <w:color w:val="000000" w:themeColor="text1"/>
          <w:sz w:val="20"/>
          <w:szCs w:val="20"/>
          <w:shd w:val="clear" w:color="auto" w:fill="FFFFFF"/>
          <w14:textFill>
            <w14:solidFill>
              <w14:schemeClr w14:val="tx1"/>
            </w14:solidFill>
          </w14:textFill>
        </w:rPr>
        <w:t>A</w:t>
      </w:r>
      <w:r>
        <w:rPr>
          <w:rStyle w:val="25"/>
          <w:rFonts w:ascii="Times New Roman" w:hAnsi="Times New Roman" w:cs="Times New Roman"/>
          <w:color w:val="000000" w:themeColor="text1"/>
          <w:sz w:val="20"/>
          <w:szCs w:val="20"/>
          <w:shd w:val="clear" w:color="auto" w:fill="FFFFFF"/>
          <w14:textFill>
            <w14:solidFill>
              <w14:schemeClr w14:val="tx1"/>
            </w14:solidFill>
          </w14:textFill>
        </w:rPr>
        <w:t>1</w:t>
      </w:r>
      <w:r>
        <w:rPr>
          <w:rStyle w:val="26"/>
          <w:rFonts w:ascii="Times New Roman" w:hAnsi="Times New Roman" w:cs="Times New Roman"/>
          <w:color w:val="000000" w:themeColor="text1"/>
          <w:sz w:val="20"/>
          <w:szCs w:val="20"/>
          <w:shd w:val="clear" w:color="auto" w:fill="FFFFFF"/>
          <w14:textFill>
            <w14:solidFill>
              <w14:schemeClr w14:val="tx1"/>
            </w14:solidFill>
          </w14:textFill>
        </w:rPr>
        <w:t>.</w:t>
      </w:r>
      <w:r>
        <w:rPr>
          <w:rStyle w:val="22"/>
          <w:rFonts w:ascii="Times New Roman" w:hAnsi="Times New Roman" w:cs="Times New Roman"/>
          <w:color w:val="000000" w:themeColor="text1"/>
          <w:sz w:val="20"/>
          <w:szCs w:val="20"/>
          <w:shd w:val="clear" w:color="auto" w:fill="FFFFFF"/>
          <w14:textFill>
            <w14:solidFill>
              <w14:schemeClr w14:val="tx1"/>
            </w14:solidFill>
          </w14:textFill>
        </w:rPr>
        <w:t>A’</w:t>
      </w:r>
      <w:r>
        <w:rPr>
          <w:rStyle w:val="25"/>
          <w:rFonts w:ascii="Times New Roman" w:hAnsi="Times New Roman" w:cs="Times New Roman"/>
          <w:color w:val="000000" w:themeColor="text1"/>
          <w:sz w:val="20"/>
          <w:szCs w:val="20"/>
          <w:shd w:val="clear" w:color="auto" w:fill="FFFFFF"/>
          <w14:textFill>
            <w14:solidFill>
              <w14:schemeClr w14:val="tx1"/>
            </w14:solidFill>
          </w14:textFill>
        </w:rPr>
        <w:t>0</w:t>
      </w:r>
    </w:p>
    <w:p w14:paraId="235C2D02">
      <w:pPr>
        <w:jc w:val="center"/>
        <w:rPr>
          <w:rFonts w:ascii="Times New Roman" w:hAnsi="Times New Roman" w:cs="Times New Roman"/>
          <w:color w:val="000000" w:themeColor="text1"/>
          <w:sz w:val="20"/>
          <w:szCs w:val="20"/>
          <w14:textFill>
            <w14:solidFill>
              <w14:schemeClr w14:val="tx1"/>
            </w14:solidFill>
          </w14:textFill>
        </w:rPr>
      </w:pPr>
      <w:r>
        <w:rPr>
          <w:rStyle w:val="22"/>
          <w:rFonts w:ascii="Times New Roman" w:hAnsi="Times New Roman" w:cs="Times New Roman"/>
          <w:color w:val="000000" w:themeColor="text1"/>
          <w:sz w:val="20"/>
          <w:szCs w:val="20"/>
          <w:shd w:val="clear" w:color="auto" w:fill="FFFFFF"/>
          <w14:textFill>
            <w14:solidFill>
              <w14:schemeClr w14:val="tx1"/>
            </w14:solidFill>
          </w14:textFill>
        </w:rPr>
        <w:t>Y</w:t>
      </w:r>
      <w:r>
        <w:rPr>
          <w:rStyle w:val="25"/>
          <w:rFonts w:ascii="Times New Roman" w:hAnsi="Times New Roman" w:cs="Times New Roman"/>
          <w:color w:val="000000" w:themeColor="text1"/>
          <w:sz w:val="20"/>
          <w:szCs w:val="20"/>
          <w:shd w:val="clear" w:color="auto" w:fill="FFFFFF"/>
          <w14:textFill>
            <w14:solidFill>
              <w14:schemeClr w14:val="tx1"/>
            </w14:solidFill>
          </w14:textFill>
        </w:rPr>
        <w:t>3</w:t>
      </w:r>
      <w:r>
        <w:rPr>
          <w:rStyle w:val="26"/>
          <w:rFonts w:ascii="Times New Roman" w:hAnsi="Times New Roman" w:cs="Times New Roman"/>
          <w:color w:val="000000" w:themeColor="text1"/>
          <w:sz w:val="20"/>
          <w:szCs w:val="20"/>
          <w:shd w:val="clear" w:color="auto" w:fill="FFFFFF"/>
          <w14:textFill>
            <w14:solidFill>
              <w14:schemeClr w14:val="tx1"/>
            </w14:solidFill>
          </w14:textFill>
        </w:rPr>
        <w:t>=E</w:t>
      </w:r>
      <w:r>
        <w:rPr>
          <w:rStyle w:val="22"/>
          <w:rFonts w:ascii="Times New Roman" w:hAnsi="Times New Roman" w:cs="Times New Roman"/>
          <w:color w:val="000000" w:themeColor="text1"/>
          <w:sz w:val="20"/>
          <w:szCs w:val="20"/>
          <w:shd w:val="clear" w:color="auto" w:fill="FFFFFF"/>
          <w14:textFill>
            <w14:solidFill>
              <w14:schemeClr w14:val="tx1"/>
            </w14:solidFill>
          </w14:textFill>
        </w:rPr>
        <w:t>A</w:t>
      </w:r>
      <w:r>
        <w:rPr>
          <w:rStyle w:val="25"/>
          <w:rFonts w:ascii="Times New Roman" w:hAnsi="Times New Roman" w:cs="Times New Roman"/>
          <w:color w:val="000000" w:themeColor="text1"/>
          <w:sz w:val="20"/>
          <w:szCs w:val="20"/>
          <w:shd w:val="clear" w:color="auto" w:fill="FFFFFF"/>
          <w14:textFill>
            <w14:solidFill>
              <w14:schemeClr w14:val="tx1"/>
            </w14:solidFill>
          </w14:textFill>
        </w:rPr>
        <w:t>1</w:t>
      </w:r>
      <w:r>
        <w:rPr>
          <w:rStyle w:val="26"/>
          <w:rFonts w:ascii="Times New Roman" w:hAnsi="Times New Roman" w:cs="Times New Roman"/>
          <w:color w:val="000000" w:themeColor="text1"/>
          <w:sz w:val="20"/>
          <w:szCs w:val="20"/>
          <w:shd w:val="clear" w:color="auto" w:fill="FFFFFF"/>
          <w14:textFill>
            <w14:solidFill>
              <w14:schemeClr w14:val="tx1"/>
            </w14:solidFill>
          </w14:textFill>
        </w:rPr>
        <w:t>.</w:t>
      </w:r>
      <w:r>
        <w:rPr>
          <w:rStyle w:val="22"/>
          <w:rFonts w:ascii="Times New Roman" w:hAnsi="Times New Roman" w:cs="Times New Roman"/>
          <w:color w:val="000000" w:themeColor="text1"/>
          <w:sz w:val="20"/>
          <w:szCs w:val="20"/>
          <w:shd w:val="clear" w:color="auto" w:fill="FFFFFF"/>
          <w14:textFill>
            <w14:solidFill>
              <w14:schemeClr w14:val="tx1"/>
            </w14:solidFill>
          </w14:textFill>
        </w:rPr>
        <w:t>A</w:t>
      </w:r>
      <w:r>
        <w:rPr>
          <w:rStyle w:val="25"/>
          <w:rFonts w:ascii="Times New Roman" w:hAnsi="Times New Roman" w:cs="Times New Roman"/>
          <w:color w:val="000000" w:themeColor="text1"/>
          <w:sz w:val="20"/>
          <w:szCs w:val="20"/>
          <w:shd w:val="clear" w:color="auto" w:fill="FFFFFF"/>
          <w14:textFill>
            <w14:solidFill>
              <w14:schemeClr w14:val="tx1"/>
            </w14:solidFill>
          </w14:textFill>
        </w:rPr>
        <w:t>0</w:t>
      </w:r>
    </w:p>
    <w:p w14:paraId="22376BA3">
      <w:pPr>
        <w:pStyle w:val="12"/>
        <w:spacing w:before="120" w:after="144"/>
        <w:ind w:right="48"/>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Each output is having one product term. So, there are four product terms in total. We can implement these four product terms by using four AND gates having three inputs each &amp; two inverters. The </w:t>
      </w:r>
      <w:r>
        <w:rPr>
          <w:b/>
          <w:bCs/>
          <w:color w:val="000000" w:themeColor="text1"/>
          <w:sz w:val="20"/>
          <w:szCs w:val="20"/>
          <w14:textFill>
            <w14:solidFill>
              <w14:schemeClr w14:val="tx1"/>
            </w14:solidFill>
          </w14:textFill>
        </w:rPr>
        <w:t>circuit diagram</w:t>
      </w:r>
      <w:r>
        <w:rPr>
          <w:color w:val="000000" w:themeColor="text1"/>
          <w:sz w:val="20"/>
          <w:szCs w:val="20"/>
          <w14:textFill>
            <w14:solidFill>
              <w14:schemeClr w14:val="tx1"/>
            </w14:solidFill>
          </w14:textFill>
        </w:rPr>
        <w:t> of 2 to 4 decoder is shown in the following figure.</w:t>
      </w:r>
    </w:p>
    <w:p w14:paraId="432911C0">
      <w:pPr>
        <w:pStyle w:val="12"/>
        <w:spacing w:before="120" w:after="144"/>
        <w:ind w:right="48"/>
        <w:jc w:val="both"/>
        <w:rPr>
          <w:color w:val="000000" w:themeColor="text1"/>
          <w:sz w:val="20"/>
          <w:szCs w:val="20"/>
          <w14:textFill>
            <w14:solidFill>
              <w14:schemeClr w14:val="tx1"/>
            </w14:solidFill>
          </w14:textFill>
        </w:rPr>
      </w:pPr>
    </w:p>
    <w:p w14:paraId="199ABBCF">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drawing>
          <wp:inline distT="0" distB="0" distL="0" distR="0">
            <wp:extent cx="2653030" cy="2392045"/>
            <wp:effectExtent l="0" t="0" r="0" b="8255"/>
            <wp:docPr id="15" name="Picture 15" descr="2 to 4 Decoder Circui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2 to 4 Decoder Circuit Diagra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2669128" cy="2406663"/>
                    </a:xfrm>
                    <a:prstGeom prst="rect">
                      <a:avLst/>
                    </a:prstGeom>
                    <a:noFill/>
                    <a:ln>
                      <a:noFill/>
                    </a:ln>
                  </pic:spPr>
                </pic:pic>
              </a:graphicData>
            </a:graphic>
          </wp:inline>
        </w:drawing>
      </w:r>
    </w:p>
    <w:p w14:paraId="6023AB7F">
      <w:pPr>
        <w:rPr>
          <w:rFonts w:ascii="Times New Roman" w:hAnsi="Times New Roman" w:cs="Times New Roman"/>
          <w:color w:val="000000" w:themeColor="text1"/>
          <w:sz w:val="20"/>
          <w:szCs w:val="20"/>
          <w14:textFill>
            <w14:solidFill>
              <w14:schemeClr w14:val="tx1"/>
            </w14:solidFill>
          </w14:textFill>
        </w:rPr>
      </w:pPr>
    </w:p>
    <w:p w14:paraId="537702EC">
      <w:pPr>
        <w:tabs>
          <w:tab w:val="left" w:pos="1230"/>
        </w:tabs>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b/>
      </w:r>
      <w:r>
        <w:rPr>
          <w:rFonts w:ascii="Times New Roman" w:hAnsi="Times New Roman" w:cs="Times New Roman"/>
          <w:color w:val="000000" w:themeColor="text1"/>
          <w:sz w:val="20"/>
          <w:szCs w:val="20"/>
          <w14:textFill>
            <w14:solidFill>
              <w14:schemeClr w14:val="tx1"/>
            </w14:solidFill>
          </w14:textFill>
        </w:rPr>
        <w:t>By neglecting Enable bit we can design 2-4 Decoder as shown below-</w:t>
      </w:r>
    </w:p>
    <w:p w14:paraId="17B80522">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drawing>
          <wp:inline distT="0" distB="0" distL="0" distR="0">
            <wp:extent cx="4561205" cy="2560320"/>
            <wp:effectExtent l="0" t="0" r="0" b="0"/>
            <wp:docPr id="16" name="Picture 16" descr="https://upload.wikimedia.org/wikipedia/commons/thumb/f/fc/Decoder_Example.svg/1024px-Decoder_Exampl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https://upload.wikimedia.org/wikipedia/commons/thumb/f/fc/Decoder_Example.svg/1024px-Decoder_Example.svg.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4563608" cy="2562153"/>
                    </a:xfrm>
                    <a:prstGeom prst="rect">
                      <a:avLst/>
                    </a:prstGeom>
                    <a:noFill/>
                    <a:ln>
                      <a:noFill/>
                    </a:ln>
                  </pic:spPr>
                </pic:pic>
              </a:graphicData>
            </a:graphic>
          </wp:inline>
        </w:drawing>
      </w:r>
    </w:p>
    <w:p w14:paraId="09A9A453">
      <w:pPr>
        <w:pStyle w:val="12"/>
        <w:spacing w:before="120" w:after="144"/>
        <w:ind w:left="48" w:right="48"/>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Therefore, the outputs of 2 to 4 decoder are nothing but the </w:t>
      </w:r>
      <w:r>
        <w:rPr>
          <w:b/>
          <w:bCs/>
          <w:color w:val="000000" w:themeColor="text1"/>
          <w:sz w:val="20"/>
          <w:szCs w:val="20"/>
          <w14:textFill>
            <w14:solidFill>
              <w14:schemeClr w14:val="tx1"/>
            </w14:solidFill>
          </w14:textFill>
        </w:rPr>
        <w:t>min terms</w:t>
      </w:r>
      <w:r>
        <w:rPr>
          <w:color w:val="000000" w:themeColor="text1"/>
          <w:sz w:val="20"/>
          <w:szCs w:val="20"/>
          <w14:textFill>
            <w14:solidFill>
              <w14:schemeClr w14:val="tx1"/>
            </w14:solidFill>
          </w14:textFill>
        </w:rPr>
        <w:t> of two input variables A</w:t>
      </w:r>
      <w:r>
        <w:rPr>
          <w:color w:val="000000" w:themeColor="text1"/>
          <w:sz w:val="20"/>
          <w:szCs w:val="20"/>
          <w:vertAlign w:val="subscript"/>
          <w14:textFill>
            <w14:solidFill>
              <w14:schemeClr w14:val="tx1"/>
            </w14:solidFill>
          </w14:textFill>
        </w:rPr>
        <w:t>1</w:t>
      </w:r>
      <w:r>
        <w:rPr>
          <w:color w:val="000000" w:themeColor="text1"/>
          <w:sz w:val="20"/>
          <w:szCs w:val="20"/>
          <w14:textFill>
            <w14:solidFill>
              <w14:schemeClr w14:val="tx1"/>
            </w14:solidFill>
          </w14:textFill>
        </w:rPr>
        <w:t> &amp; A</w:t>
      </w:r>
      <w:r>
        <w:rPr>
          <w:color w:val="000000" w:themeColor="text1"/>
          <w:sz w:val="20"/>
          <w:szCs w:val="20"/>
          <w:vertAlign w:val="subscript"/>
          <w14:textFill>
            <w14:solidFill>
              <w14:schemeClr w14:val="tx1"/>
            </w14:solidFill>
          </w14:textFill>
        </w:rPr>
        <w:t>0</w:t>
      </w:r>
      <w:r>
        <w:rPr>
          <w:color w:val="000000" w:themeColor="text1"/>
          <w:sz w:val="20"/>
          <w:szCs w:val="20"/>
          <w14:textFill>
            <w14:solidFill>
              <w14:schemeClr w14:val="tx1"/>
            </w14:solidFill>
          </w14:textFill>
        </w:rPr>
        <w:t>, when enable, E is equal to one. If enable, E is zero, then all the outputs of decoder will be equal to zero.</w:t>
      </w:r>
    </w:p>
    <w:p w14:paraId="4C11B5C1">
      <w:pPr>
        <w:pStyle w:val="12"/>
        <w:spacing w:before="120" w:after="144"/>
        <w:ind w:left="48" w:right="48"/>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Similarly, 3 to 8 decoder produces eight min terms of three input variables A</w:t>
      </w:r>
      <w:r>
        <w:rPr>
          <w:color w:val="000000" w:themeColor="text1"/>
          <w:sz w:val="20"/>
          <w:szCs w:val="20"/>
          <w:vertAlign w:val="subscript"/>
          <w14:textFill>
            <w14:solidFill>
              <w14:schemeClr w14:val="tx1"/>
            </w14:solidFill>
          </w14:textFill>
        </w:rPr>
        <w:t>2</w:t>
      </w:r>
      <w:r>
        <w:rPr>
          <w:color w:val="000000" w:themeColor="text1"/>
          <w:sz w:val="20"/>
          <w:szCs w:val="20"/>
          <w14:textFill>
            <w14:solidFill>
              <w14:schemeClr w14:val="tx1"/>
            </w14:solidFill>
          </w14:textFill>
        </w:rPr>
        <w:t>, A</w:t>
      </w:r>
      <w:r>
        <w:rPr>
          <w:color w:val="000000" w:themeColor="text1"/>
          <w:sz w:val="20"/>
          <w:szCs w:val="20"/>
          <w:vertAlign w:val="subscript"/>
          <w14:textFill>
            <w14:solidFill>
              <w14:schemeClr w14:val="tx1"/>
            </w14:solidFill>
          </w14:textFill>
        </w:rPr>
        <w:t>1</w:t>
      </w:r>
      <w:r>
        <w:rPr>
          <w:color w:val="000000" w:themeColor="text1"/>
          <w:sz w:val="20"/>
          <w:szCs w:val="20"/>
          <w14:textFill>
            <w14:solidFill>
              <w14:schemeClr w14:val="tx1"/>
            </w14:solidFill>
          </w14:textFill>
        </w:rPr>
        <w:t> &amp; A</w:t>
      </w:r>
      <w:r>
        <w:rPr>
          <w:color w:val="000000" w:themeColor="text1"/>
          <w:sz w:val="20"/>
          <w:szCs w:val="20"/>
          <w:vertAlign w:val="subscript"/>
          <w14:textFill>
            <w14:solidFill>
              <w14:schemeClr w14:val="tx1"/>
            </w14:solidFill>
          </w14:textFill>
        </w:rPr>
        <w:t>0</w:t>
      </w:r>
      <w:r>
        <w:rPr>
          <w:color w:val="000000" w:themeColor="text1"/>
          <w:sz w:val="20"/>
          <w:szCs w:val="20"/>
          <w14:textFill>
            <w14:solidFill>
              <w14:schemeClr w14:val="tx1"/>
            </w14:solidFill>
          </w14:textFill>
        </w:rPr>
        <w:t> and 4 to 16 decoder produces sixteen min terms of four input variables A</w:t>
      </w:r>
      <w:r>
        <w:rPr>
          <w:color w:val="000000" w:themeColor="text1"/>
          <w:sz w:val="20"/>
          <w:szCs w:val="20"/>
          <w:vertAlign w:val="subscript"/>
          <w14:textFill>
            <w14:solidFill>
              <w14:schemeClr w14:val="tx1"/>
            </w14:solidFill>
          </w14:textFill>
        </w:rPr>
        <w:t>3</w:t>
      </w:r>
      <w:r>
        <w:rPr>
          <w:color w:val="000000" w:themeColor="text1"/>
          <w:sz w:val="20"/>
          <w:szCs w:val="20"/>
          <w14:textFill>
            <w14:solidFill>
              <w14:schemeClr w14:val="tx1"/>
            </w14:solidFill>
          </w14:textFill>
        </w:rPr>
        <w:t>, A</w:t>
      </w:r>
      <w:r>
        <w:rPr>
          <w:color w:val="000000" w:themeColor="text1"/>
          <w:sz w:val="20"/>
          <w:szCs w:val="20"/>
          <w:vertAlign w:val="subscript"/>
          <w14:textFill>
            <w14:solidFill>
              <w14:schemeClr w14:val="tx1"/>
            </w14:solidFill>
          </w14:textFill>
        </w:rPr>
        <w:t>2</w:t>
      </w:r>
      <w:r>
        <w:rPr>
          <w:color w:val="000000" w:themeColor="text1"/>
          <w:sz w:val="20"/>
          <w:szCs w:val="20"/>
          <w14:textFill>
            <w14:solidFill>
              <w14:schemeClr w14:val="tx1"/>
            </w14:solidFill>
          </w14:textFill>
        </w:rPr>
        <w:t>, A</w:t>
      </w:r>
      <w:r>
        <w:rPr>
          <w:color w:val="000000" w:themeColor="text1"/>
          <w:sz w:val="20"/>
          <w:szCs w:val="20"/>
          <w:vertAlign w:val="subscript"/>
          <w14:textFill>
            <w14:solidFill>
              <w14:schemeClr w14:val="tx1"/>
            </w14:solidFill>
          </w14:textFill>
        </w:rPr>
        <w:t>1</w:t>
      </w:r>
      <w:r>
        <w:rPr>
          <w:color w:val="000000" w:themeColor="text1"/>
          <w:sz w:val="20"/>
          <w:szCs w:val="20"/>
          <w14:textFill>
            <w14:solidFill>
              <w14:schemeClr w14:val="tx1"/>
            </w14:solidFill>
          </w14:textFill>
        </w:rPr>
        <w:t> &amp; A</w:t>
      </w:r>
      <w:r>
        <w:rPr>
          <w:color w:val="000000" w:themeColor="text1"/>
          <w:sz w:val="20"/>
          <w:szCs w:val="20"/>
          <w:vertAlign w:val="subscript"/>
          <w14:textFill>
            <w14:solidFill>
              <w14:schemeClr w14:val="tx1"/>
            </w14:solidFill>
          </w14:textFill>
        </w:rPr>
        <w:t>0</w:t>
      </w:r>
      <w:r>
        <w:rPr>
          <w:color w:val="000000" w:themeColor="text1"/>
          <w:sz w:val="20"/>
          <w:szCs w:val="20"/>
          <w14:textFill>
            <w14:solidFill>
              <w14:schemeClr w14:val="tx1"/>
            </w14:solidFill>
          </w14:textFill>
        </w:rPr>
        <w:t>.</w:t>
      </w:r>
    </w:p>
    <w:p w14:paraId="5E769064">
      <w:pPr>
        <w:pStyle w:val="12"/>
        <w:spacing w:before="120" w:after="144"/>
        <w:ind w:left="48" w:right="48"/>
        <w:jc w:val="both"/>
        <w:rPr>
          <w:color w:val="000000" w:themeColor="text1"/>
          <w:sz w:val="20"/>
          <w:szCs w:val="20"/>
          <w14:textFill>
            <w14:solidFill>
              <w14:schemeClr w14:val="tx1"/>
            </w14:solidFill>
          </w14:textFill>
        </w:rPr>
      </w:pPr>
    </w:p>
    <w:p w14:paraId="058E4005">
      <w:pPr>
        <w:pStyle w:val="4"/>
        <w:rPr>
          <w:rFonts w:ascii="Times New Roman" w:hAnsi="Times New Roman" w:cs="Times New Roman"/>
          <w:b/>
          <w:bCs/>
          <w:color w:val="000000" w:themeColor="text1"/>
          <w:sz w:val="20"/>
          <w:szCs w:val="20"/>
          <w14:textFill>
            <w14:solidFill>
              <w14:schemeClr w14:val="tx1"/>
            </w14:solidFill>
          </w14:textFill>
        </w:rPr>
      </w:pPr>
    </w:p>
    <w:p w14:paraId="1AD4CC5C">
      <w:pPr>
        <w:pStyle w:val="4"/>
        <w:pBdr>
          <w:bottom w:val="single" w:color="auto" w:sz="12" w:space="1"/>
        </w:pBdr>
        <w:rPr>
          <w:rFonts w:ascii="Times New Roman" w:hAnsi="Times New Roman" w:cs="Times New Roman"/>
          <w:b/>
          <w:bCs/>
          <w:color w:val="000000" w:themeColor="text1"/>
          <w:sz w:val="20"/>
          <w:szCs w:val="20"/>
          <w14:textFill>
            <w14:solidFill>
              <w14:schemeClr w14:val="tx1"/>
            </w14:solidFill>
          </w14:textFill>
        </w:rPr>
      </w:pPr>
    </w:p>
    <w:p w14:paraId="3D3AC4AD">
      <w:pPr>
        <w:pStyle w:val="4"/>
        <w:pBdr>
          <w:bottom w:val="single" w:color="auto" w:sz="12" w:space="1"/>
        </w:pBdr>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3 to 8 Decoder</w:t>
      </w:r>
    </w:p>
    <w:p w14:paraId="6B0EA864">
      <w:pPr>
        <w:pStyle w:val="12"/>
        <w:spacing w:before="120" w:after="144"/>
        <w:ind w:right="48"/>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Similarly 3 to 8 Decoder has three inputs A</w:t>
      </w:r>
      <w:r>
        <w:rPr>
          <w:color w:val="000000" w:themeColor="text1"/>
          <w:sz w:val="20"/>
          <w:szCs w:val="20"/>
          <w:vertAlign w:val="subscript"/>
          <w14:textFill>
            <w14:solidFill>
              <w14:schemeClr w14:val="tx1"/>
            </w14:solidFill>
          </w14:textFill>
        </w:rPr>
        <w:t>2</w:t>
      </w:r>
      <w:r>
        <w:rPr>
          <w:color w:val="000000" w:themeColor="text1"/>
          <w:sz w:val="20"/>
          <w:szCs w:val="20"/>
          <w14:textFill>
            <w14:solidFill>
              <w14:schemeClr w14:val="tx1"/>
            </w14:solidFill>
          </w14:textFill>
        </w:rPr>
        <w:t>, A</w:t>
      </w:r>
      <w:r>
        <w:rPr>
          <w:color w:val="000000" w:themeColor="text1"/>
          <w:sz w:val="20"/>
          <w:szCs w:val="20"/>
          <w:vertAlign w:val="subscript"/>
          <w14:textFill>
            <w14:solidFill>
              <w14:schemeClr w14:val="tx1"/>
            </w14:solidFill>
          </w14:textFill>
        </w:rPr>
        <w:t>1</w:t>
      </w:r>
      <w:r>
        <w:rPr>
          <w:color w:val="000000" w:themeColor="text1"/>
          <w:sz w:val="20"/>
          <w:szCs w:val="20"/>
          <w14:textFill>
            <w14:solidFill>
              <w14:schemeClr w14:val="tx1"/>
            </w14:solidFill>
          </w14:textFill>
        </w:rPr>
        <w:t> &amp; A</w:t>
      </w:r>
      <w:r>
        <w:rPr>
          <w:color w:val="000000" w:themeColor="text1"/>
          <w:sz w:val="20"/>
          <w:szCs w:val="20"/>
          <w:vertAlign w:val="subscript"/>
          <w14:textFill>
            <w14:solidFill>
              <w14:schemeClr w14:val="tx1"/>
            </w14:solidFill>
          </w14:textFill>
        </w:rPr>
        <w:t>0</w:t>
      </w:r>
      <w:r>
        <w:rPr>
          <w:color w:val="000000" w:themeColor="text1"/>
          <w:sz w:val="20"/>
          <w:szCs w:val="20"/>
          <w14:textFill>
            <w14:solidFill>
              <w14:schemeClr w14:val="tx1"/>
            </w14:solidFill>
          </w14:textFill>
        </w:rPr>
        <w:t> and eight outputs, Y</w:t>
      </w:r>
      <w:r>
        <w:rPr>
          <w:color w:val="000000" w:themeColor="text1"/>
          <w:sz w:val="20"/>
          <w:szCs w:val="20"/>
          <w:vertAlign w:val="subscript"/>
          <w14:textFill>
            <w14:solidFill>
              <w14:schemeClr w14:val="tx1"/>
            </w14:solidFill>
          </w14:textFill>
        </w:rPr>
        <w:t>7</w:t>
      </w:r>
      <w:r>
        <w:rPr>
          <w:color w:val="000000" w:themeColor="text1"/>
          <w:sz w:val="20"/>
          <w:szCs w:val="20"/>
          <w14:textFill>
            <w14:solidFill>
              <w14:schemeClr w14:val="tx1"/>
            </w14:solidFill>
          </w14:textFill>
        </w:rPr>
        <w:t> to Y</w:t>
      </w:r>
      <w:r>
        <w:rPr>
          <w:color w:val="000000" w:themeColor="text1"/>
          <w:sz w:val="20"/>
          <w:szCs w:val="20"/>
          <w:vertAlign w:val="subscript"/>
          <w14:textFill>
            <w14:solidFill>
              <w14:schemeClr w14:val="tx1"/>
            </w14:solidFill>
          </w14:textFill>
        </w:rPr>
        <w:t>0</w:t>
      </w:r>
      <w:r>
        <w:rPr>
          <w:color w:val="000000" w:themeColor="text1"/>
          <w:sz w:val="20"/>
          <w:szCs w:val="20"/>
          <w14:textFill>
            <w14:solidFill>
              <w14:schemeClr w14:val="tx1"/>
            </w14:solidFill>
          </w14:textFill>
        </w:rPr>
        <w:t>.</w:t>
      </w:r>
    </w:p>
    <w:p w14:paraId="2C5F031C">
      <w:pPr>
        <w:pStyle w:val="12"/>
        <w:spacing w:before="120" w:after="144"/>
        <w:ind w:left="48" w:right="48"/>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 xml:space="preserve">We can find the number of lower order decoders required for implementing higher order decoder using following, </w:t>
      </w:r>
    </w:p>
    <w:p w14:paraId="54070989">
      <w:pPr>
        <w:pStyle w:val="12"/>
        <w:spacing w:before="120" w:after="144"/>
        <w:ind w:left="48" w:right="48"/>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The </w:t>
      </w:r>
      <w:r>
        <w:rPr>
          <w:b/>
          <w:bCs/>
          <w:color w:val="000000" w:themeColor="text1"/>
          <w:sz w:val="20"/>
          <w:szCs w:val="20"/>
          <w14:textFill>
            <w14:solidFill>
              <w14:schemeClr w14:val="tx1"/>
            </w14:solidFill>
          </w14:textFill>
        </w:rPr>
        <w:t>Truth table</w:t>
      </w:r>
      <w:r>
        <w:rPr>
          <w:color w:val="000000" w:themeColor="text1"/>
          <w:sz w:val="20"/>
          <w:szCs w:val="20"/>
          <w14:textFill>
            <w14:solidFill>
              <w14:schemeClr w14:val="tx1"/>
            </w14:solidFill>
          </w14:textFill>
        </w:rPr>
        <w:t> of 3 to 8 decoder is shown below.</w:t>
      </w:r>
    </w:p>
    <w:p w14:paraId="4CE6B697">
      <w:pPr>
        <w:pStyle w:val="12"/>
        <w:spacing w:before="120" w:after="144"/>
        <w:ind w:right="48"/>
        <w:jc w:val="both"/>
        <w:rPr>
          <w:color w:val="000000" w:themeColor="text1"/>
          <w:sz w:val="20"/>
          <w:szCs w:val="20"/>
          <w14:textFill>
            <w14:solidFill>
              <w14:schemeClr w14:val="tx1"/>
            </w14:solidFill>
          </w14:textFill>
        </w:rPr>
      </w:pPr>
    </w:p>
    <w:tbl>
      <w:tblPr>
        <w:tblStyle w:val="14"/>
        <w:tblW w:w="0" w:type="auto"/>
        <w:tblInd w:w="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2"/>
        <w:gridCol w:w="616"/>
        <w:gridCol w:w="610"/>
        <w:gridCol w:w="709"/>
        <w:gridCol w:w="708"/>
        <w:gridCol w:w="708"/>
        <w:gridCol w:w="708"/>
        <w:gridCol w:w="708"/>
        <w:gridCol w:w="638"/>
        <w:gridCol w:w="603"/>
        <w:gridCol w:w="603"/>
        <w:gridCol w:w="607"/>
      </w:tblGrid>
      <w:tr w14:paraId="47724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1002" w:type="dxa"/>
          </w:tcPr>
          <w:p w14:paraId="49F7AF2C">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Enable</w:t>
            </w:r>
          </w:p>
        </w:tc>
        <w:tc>
          <w:tcPr>
            <w:tcW w:w="1935" w:type="dxa"/>
            <w:gridSpan w:val="3"/>
          </w:tcPr>
          <w:p w14:paraId="3E080F8A">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Inputs</w:t>
            </w:r>
          </w:p>
        </w:tc>
        <w:tc>
          <w:tcPr>
            <w:tcW w:w="5283" w:type="dxa"/>
            <w:gridSpan w:val="8"/>
          </w:tcPr>
          <w:p w14:paraId="5648F1D4">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Outputs</w:t>
            </w:r>
          </w:p>
        </w:tc>
      </w:tr>
      <w:tr w14:paraId="51224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002" w:type="dxa"/>
          </w:tcPr>
          <w:p w14:paraId="05A3F8B9">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E</w:t>
            </w:r>
          </w:p>
        </w:tc>
        <w:tc>
          <w:tcPr>
            <w:tcW w:w="616" w:type="dxa"/>
          </w:tcPr>
          <w:p w14:paraId="7E8971B9">
            <w:pPr>
              <w:pStyle w:val="12"/>
              <w:spacing w:before="120" w:after="144"/>
              <w:ind w:right="48"/>
              <w:jc w:val="center"/>
              <w:rPr>
                <w:color w:val="000000" w:themeColor="text1"/>
                <w:sz w:val="20"/>
                <w:szCs w:val="20"/>
                <w14:textFill>
                  <w14:solidFill>
                    <w14:schemeClr w14:val="tx1"/>
                  </w14:solidFill>
                </w14:textFill>
              </w:rPr>
            </w:pPr>
            <w:r>
              <w:rPr>
                <w:rStyle w:val="22"/>
                <w:color w:val="000000" w:themeColor="text1"/>
                <w:sz w:val="20"/>
                <w:szCs w:val="20"/>
                <w:shd w:val="clear" w:color="auto" w:fill="FFFFFF"/>
                <w14:textFill>
                  <w14:solidFill>
                    <w14:schemeClr w14:val="tx1"/>
                  </w14:solidFill>
                </w14:textFill>
              </w:rPr>
              <w:t>A</w:t>
            </w:r>
            <w:r>
              <w:rPr>
                <w:rStyle w:val="25"/>
                <w:color w:val="000000" w:themeColor="text1"/>
                <w:sz w:val="20"/>
                <w:szCs w:val="20"/>
                <w:shd w:val="clear" w:color="auto" w:fill="FFFFFF"/>
                <w14:textFill>
                  <w14:solidFill>
                    <w14:schemeClr w14:val="tx1"/>
                  </w14:solidFill>
                </w14:textFill>
              </w:rPr>
              <w:t>2</w:t>
            </w:r>
          </w:p>
        </w:tc>
        <w:tc>
          <w:tcPr>
            <w:tcW w:w="610" w:type="dxa"/>
          </w:tcPr>
          <w:p w14:paraId="79DCBFF6">
            <w:pPr>
              <w:pStyle w:val="12"/>
              <w:spacing w:before="120" w:after="144"/>
              <w:ind w:right="48"/>
              <w:jc w:val="center"/>
              <w:rPr>
                <w:color w:val="000000" w:themeColor="text1"/>
                <w:sz w:val="20"/>
                <w:szCs w:val="20"/>
                <w14:textFill>
                  <w14:solidFill>
                    <w14:schemeClr w14:val="tx1"/>
                  </w14:solidFill>
                </w14:textFill>
              </w:rPr>
            </w:pPr>
            <w:r>
              <w:rPr>
                <w:rStyle w:val="22"/>
                <w:color w:val="000000" w:themeColor="text1"/>
                <w:sz w:val="20"/>
                <w:szCs w:val="20"/>
                <w:shd w:val="clear" w:color="auto" w:fill="FFFFFF"/>
                <w14:textFill>
                  <w14:solidFill>
                    <w14:schemeClr w14:val="tx1"/>
                  </w14:solidFill>
                </w14:textFill>
              </w:rPr>
              <w:t>A</w:t>
            </w:r>
            <w:r>
              <w:rPr>
                <w:rStyle w:val="25"/>
                <w:color w:val="000000" w:themeColor="text1"/>
                <w:sz w:val="20"/>
                <w:szCs w:val="20"/>
                <w:shd w:val="clear" w:color="auto" w:fill="FFFFFF"/>
                <w14:textFill>
                  <w14:solidFill>
                    <w14:schemeClr w14:val="tx1"/>
                  </w14:solidFill>
                </w14:textFill>
              </w:rPr>
              <w:t>1</w:t>
            </w:r>
          </w:p>
        </w:tc>
        <w:tc>
          <w:tcPr>
            <w:tcW w:w="708" w:type="dxa"/>
          </w:tcPr>
          <w:p w14:paraId="24BD4704">
            <w:pPr>
              <w:pStyle w:val="12"/>
              <w:spacing w:before="120" w:after="144"/>
              <w:ind w:right="48"/>
              <w:jc w:val="center"/>
              <w:rPr>
                <w:rStyle w:val="22"/>
                <w:color w:val="000000" w:themeColor="text1"/>
                <w:sz w:val="20"/>
                <w:szCs w:val="20"/>
                <w:shd w:val="clear" w:color="auto" w:fill="FFFFFF"/>
                <w14:textFill>
                  <w14:solidFill>
                    <w14:schemeClr w14:val="tx1"/>
                  </w14:solidFill>
                </w14:textFill>
              </w:rPr>
            </w:pPr>
            <w:r>
              <w:rPr>
                <w:rStyle w:val="22"/>
                <w:color w:val="000000" w:themeColor="text1"/>
                <w:sz w:val="20"/>
                <w:szCs w:val="20"/>
                <w:shd w:val="clear" w:color="auto" w:fill="FFFFFF"/>
                <w14:textFill>
                  <w14:solidFill>
                    <w14:schemeClr w14:val="tx1"/>
                  </w14:solidFill>
                </w14:textFill>
              </w:rPr>
              <w:t>A</w:t>
            </w:r>
            <w:r>
              <w:rPr>
                <w:rStyle w:val="25"/>
                <w:color w:val="000000" w:themeColor="text1"/>
                <w:sz w:val="20"/>
                <w:szCs w:val="20"/>
                <w:shd w:val="clear" w:color="auto" w:fill="FFFFFF"/>
                <w14:textFill>
                  <w14:solidFill>
                    <w14:schemeClr w14:val="tx1"/>
                  </w14:solidFill>
                </w14:textFill>
              </w:rPr>
              <w:t>0</w:t>
            </w:r>
          </w:p>
        </w:tc>
        <w:tc>
          <w:tcPr>
            <w:tcW w:w="708" w:type="dxa"/>
          </w:tcPr>
          <w:p w14:paraId="0C5A27AB">
            <w:pPr>
              <w:pStyle w:val="12"/>
              <w:spacing w:before="120" w:after="144"/>
              <w:ind w:right="48"/>
              <w:jc w:val="center"/>
              <w:rPr>
                <w:rStyle w:val="22"/>
                <w:color w:val="000000" w:themeColor="text1"/>
                <w:sz w:val="20"/>
                <w:szCs w:val="20"/>
                <w:shd w:val="clear" w:color="auto" w:fill="FFFFFF"/>
                <w14:textFill>
                  <w14:solidFill>
                    <w14:schemeClr w14:val="tx1"/>
                  </w14:solidFill>
                </w14:textFill>
              </w:rPr>
            </w:pPr>
            <w:r>
              <w:rPr>
                <w:rStyle w:val="22"/>
                <w:color w:val="000000" w:themeColor="text1"/>
                <w:sz w:val="20"/>
                <w:szCs w:val="20"/>
                <w:shd w:val="clear" w:color="auto" w:fill="FFFFFF"/>
                <w14:textFill>
                  <w14:solidFill>
                    <w14:schemeClr w14:val="tx1"/>
                  </w14:solidFill>
                </w14:textFill>
              </w:rPr>
              <w:t>Y</w:t>
            </w:r>
            <w:r>
              <w:rPr>
                <w:rStyle w:val="25"/>
                <w:color w:val="000000" w:themeColor="text1"/>
                <w:sz w:val="20"/>
                <w:szCs w:val="20"/>
                <w:shd w:val="clear" w:color="auto" w:fill="FFFFFF"/>
                <w14:textFill>
                  <w14:solidFill>
                    <w14:schemeClr w14:val="tx1"/>
                  </w14:solidFill>
                </w14:textFill>
              </w:rPr>
              <w:t>7</w:t>
            </w:r>
          </w:p>
        </w:tc>
        <w:tc>
          <w:tcPr>
            <w:tcW w:w="708" w:type="dxa"/>
          </w:tcPr>
          <w:p w14:paraId="79B07BF9">
            <w:pPr>
              <w:pStyle w:val="12"/>
              <w:spacing w:before="120" w:after="144"/>
              <w:ind w:right="48"/>
              <w:jc w:val="center"/>
              <w:rPr>
                <w:rStyle w:val="22"/>
                <w:color w:val="000000" w:themeColor="text1"/>
                <w:sz w:val="20"/>
                <w:szCs w:val="20"/>
                <w:shd w:val="clear" w:color="auto" w:fill="FFFFFF"/>
                <w14:textFill>
                  <w14:solidFill>
                    <w14:schemeClr w14:val="tx1"/>
                  </w14:solidFill>
                </w14:textFill>
              </w:rPr>
            </w:pPr>
            <w:r>
              <w:rPr>
                <w:rStyle w:val="22"/>
                <w:color w:val="000000" w:themeColor="text1"/>
                <w:sz w:val="20"/>
                <w:szCs w:val="20"/>
                <w:shd w:val="clear" w:color="auto" w:fill="FFFFFF"/>
                <w14:textFill>
                  <w14:solidFill>
                    <w14:schemeClr w14:val="tx1"/>
                  </w14:solidFill>
                </w14:textFill>
              </w:rPr>
              <w:t>Y</w:t>
            </w:r>
            <w:r>
              <w:rPr>
                <w:rStyle w:val="25"/>
                <w:color w:val="000000" w:themeColor="text1"/>
                <w:sz w:val="20"/>
                <w:szCs w:val="20"/>
                <w:shd w:val="clear" w:color="auto" w:fill="FFFFFF"/>
                <w14:textFill>
                  <w14:solidFill>
                    <w14:schemeClr w14:val="tx1"/>
                  </w14:solidFill>
                </w14:textFill>
              </w:rPr>
              <w:t>6</w:t>
            </w:r>
          </w:p>
        </w:tc>
        <w:tc>
          <w:tcPr>
            <w:tcW w:w="708" w:type="dxa"/>
          </w:tcPr>
          <w:p w14:paraId="0290E9C9">
            <w:pPr>
              <w:pStyle w:val="12"/>
              <w:spacing w:before="120" w:after="144"/>
              <w:ind w:right="48"/>
              <w:jc w:val="center"/>
              <w:rPr>
                <w:rStyle w:val="22"/>
                <w:color w:val="000000" w:themeColor="text1"/>
                <w:sz w:val="20"/>
                <w:szCs w:val="20"/>
                <w:shd w:val="clear" w:color="auto" w:fill="FFFFFF"/>
                <w14:textFill>
                  <w14:solidFill>
                    <w14:schemeClr w14:val="tx1"/>
                  </w14:solidFill>
                </w14:textFill>
              </w:rPr>
            </w:pPr>
            <w:r>
              <w:rPr>
                <w:rStyle w:val="22"/>
                <w:color w:val="000000" w:themeColor="text1"/>
                <w:sz w:val="20"/>
                <w:szCs w:val="20"/>
                <w:shd w:val="clear" w:color="auto" w:fill="FFFFFF"/>
                <w14:textFill>
                  <w14:solidFill>
                    <w14:schemeClr w14:val="tx1"/>
                  </w14:solidFill>
                </w14:textFill>
              </w:rPr>
              <w:t>Y</w:t>
            </w:r>
            <w:r>
              <w:rPr>
                <w:rStyle w:val="25"/>
                <w:color w:val="000000" w:themeColor="text1"/>
                <w:sz w:val="20"/>
                <w:szCs w:val="20"/>
                <w:shd w:val="clear" w:color="auto" w:fill="FFFFFF"/>
                <w14:textFill>
                  <w14:solidFill>
                    <w14:schemeClr w14:val="tx1"/>
                  </w14:solidFill>
                </w14:textFill>
              </w:rPr>
              <w:t>5</w:t>
            </w:r>
          </w:p>
        </w:tc>
        <w:tc>
          <w:tcPr>
            <w:tcW w:w="708" w:type="dxa"/>
          </w:tcPr>
          <w:p w14:paraId="0C656DE8">
            <w:pPr>
              <w:pStyle w:val="12"/>
              <w:spacing w:before="120" w:after="144"/>
              <w:ind w:right="48"/>
              <w:jc w:val="center"/>
              <w:rPr>
                <w:rStyle w:val="22"/>
                <w:color w:val="000000" w:themeColor="text1"/>
                <w:sz w:val="20"/>
                <w:szCs w:val="20"/>
                <w:shd w:val="clear" w:color="auto" w:fill="FFFFFF"/>
                <w14:textFill>
                  <w14:solidFill>
                    <w14:schemeClr w14:val="tx1"/>
                  </w14:solidFill>
                </w14:textFill>
              </w:rPr>
            </w:pPr>
            <w:r>
              <w:rPr>
                <w:rStyle w:val="22"/>
                <w:color w:val="000000" w:themeColor="text1"/>
                <w:sz w:val="20"/>
                <w:szCs w:val="20"/>
                <w:shd w:val="clear" w:color="auto" w:fill="FFFFFF"/>
                <w14:textFill>
                  <w14:solidFill>
                    <w14:schemeClr w14:val="tx1"/>
                  </w14:solidFill>
                </w14:textFill>
              </w:rPr>
              <w:t>Y</w:t>
            </w:r>
            <w:r>
              <w:rPr>
                <w:rStyle w:val="25"/>
                <w:color w:val="000000" w:themeColor="text1"/>
                <w:sz w:val="20"/>
                <w:szCs w:val="20"/>
                <w:shd w:val="clear" w:color="auto" w:fill="FFFFFF"/>
                <w14:textFill>
                  <w14:solidFill>
                    <w14:schemeClr w14:val="tx1"/>
                  </w14:solidFill>
                </w14:textFill>
              </w:rPr>
              <w:t>4</w:t>
            </w:r>
          </w:p>
        </w:tc>
        <w:tc>
          <w:tcPr>
            <w:tcW w:w="638" w:type="dxa"/>
          </w:tcPr>
          <w:p w14:paraId="2A36255E">
            <w:pPr>
              <w:pStyle w:val="12"/>
              <w:spacing w:before="120" w:after="144"/>
              <w:ind w:right="48"/>
              <w:jc w:val="center"/>
              <w:rPr>
                <w:color w:val="000000" w:themeColor="text1"/>
                <w:sz w:val="20"/>
                <w:szCs w:val="20"/>
                <w14:textFill>
                  <w14:solidFill>
                    <w14:schemeClr w14:val="tx1"/>
                  </w14:solidFill>
                </w14:textFill>
              </w:rPr>
            </w:pPr>
            <w:r>
              <w:rPr>
                <w:rStyle w:val="22"/>
                <w:color w:val="000000" w:themeColor="text1"/>
                <w:sz w:val="20"/>
                <w:szCs w:val="20"/>
                <w:shd w:val="clear" w:color="auto" w:fill="FFFFFF"/>
                <w14:textFill>
                  <w14:solidFill>
                    <w14:schemeClr w14:val="tx1"/>
                  </w14:solidFill>
                </w14:textFill>
              </w:rPr>
              <w:t>Y</w:t>
            </w:r>
            <w:r>
              <w:rPr>
                <w:rStyle w:val="25"/>
                <w:color w:val="000000" w:themeColor="text1"/>
                <w:sz w:val="20"/>
                <w:szCs w:val="20"/>
                <w:shd w:val="clear" w:color="auto" w:fill="FFFFFF"/>
                <w14:textFill>
                  <w14:solidFill>
                    <w14:schemeClr w14:val="tx1"/>
                  </w14:solidFill>
                </w14:textFill>
              </w:rPr>
              <w:t>3</w:t>
            </w:r>
          </w:p>
        </w:tc>
        <w:tc>
          <w:tcPr>
            <w:tcW w:w="603" w:type="dxa"/>
          </w:tcPr>
          <w:p w14:paraId="7A444793">
            <w:pPr>
              <w:pStyle w:val="12"/>
              <w:spacing w:before="120" w:after="144"/>
              <w:ind w:right="48"/>
              <w:jc w:val="center"/>
              <w:rPr>
                <w:color w:val="000000" w:themeColor="text1"/>
                <w:sz w:val="20"/>
                <w:szCs w:val="20"/>
                <w14:textFill>
                  <w14:solidFill>
                    <w14:schemeClr w14:val="tx1"/>
                  </w14:solidFill>
                </w14:textFill>
              </w:rPr>
            </w:pPr>
            <w:r>
              <w:rPr>
                <w:rStyle w:val="22"/>
                <w:color w:val="000000" w:themeColor="text1"/>
                <w:sz w:val="20"/>
                <w:szCs w:val="20"/>
                <w:shd w:val="clear" w:color="auto" w:fill="FFFFFF"/>
                <w14:textFill>
                  <w14:solidFill>
                    <w14:schemeClr w14:val="tx1"/>
                  </w14:solidFill>
                </w14:textFill>
              </w:rPr>
              <w:t>Y</w:t>
            </w:r>
            <w:r>
              <w:rPr>
                <w:rStyle w:val="25"/>
                <w:color w:val="000000" w:themeColor="text1"/>
                <w:sz w:val="20"/>
                <w:szCs w:val="20"/>
                <w:shd w:val="clear" w:color="auto" w:fill="FFFFFF"/>
                <w14:textFill>
                  <w14:solidFill>
                    <w14:schemeClr w14:val="tx1"/>
                  </w14:solidFill>
                </w14:textFill>
              </w:rPr>
              <w:t>2</w:t>
            </w:r>
          </w:p>
        </w:tc>
        <w:tc>
          <w:tcPr>
            <w:tcW w:w="603" w:type="dxa"/>
          </w:tcPr>
          <w:p w14:paraId="287ACB73">
            <w:pPr>
              <w:pStyle w:val="12"/>
              <w:spacing w:before="120" w:after="144"/>
              <w:ind w:right="48"/>
              <w:jc w:val="center"/>
              <w:rPr>
                <w:color w:val="000000" w:themeColor="text1"/>
                <w:sz w:val="20"/>
                <w:szCs w:val="20"/>
                <w14:textFill>
                  <w14:solidFill>
                    <w14:schemeClr w14:val="tx1"/>
                  </w14:solidFill>
                </w14:textFill>
              </w:rPr>
            </w:pPr>
            <w:r>
              <w:rPr>
                <w:rStyle w:val="22"/>
                <w:color w:val="000000" w:themeColor="text1"/>
                <w:sz w:val="20"/>
                <w:szCs w:val="20"/>
                <w:shd w:val="clear" w:color="auto" w:fill="FFFFFF"/>
                <w14:textFill>
                  <w14:solidFill>
                    <w14:schemeClr w14:val="tx1"/>
                  </w14:solidFill>
                </w14:textFill>
              </w:rPr>
              <w:t>Y</w:t>
            </w:r>
            <w:r>
              <w:rPr>
                <w:rStyle w:val="25"/>
                <w:color w:val="000000" w:themeColor="text1"/>
                <w:sz w:val="20"/>
                <w:szCs w:val="20"/>
                <w:shd w:val="clear" w:color="auto" w:fill="FFFFFF"/>
                <w14:textFill>
                  <w14:solidFill>
                    <w14:schemeClr w14:val="tx1"/>
                  </w14:solidFill>
                </w14:textFill>
              </w:rPr>
              <w:t>1</w:t>
            </w:r>
          </w:p>
        </w:tc>
        <w:tc>
          <w:tcPr>
            <w:tcW w:w="603" w:type="dxa"/>
          </w:tcPr>
          <w:p w14:paraId="09DBD25F">
            <w:pPr>
              <w:pStyle w:val="12"/>
              <w:spacing w:before="120" w:after="144"/>
              <w:ind w:right="48"/>
              <w:jc w:val="center"/>
              <w:rPr>
                <w:color w:val="000000" w:themeColor="text1"/>
                <w:sz w:val="20"/>
                <w:szCs w:val="20"/>
                <w14:textFill>
                  <w14:solidFill>
                    <w14:schemeClr w14:val="tx1"/>
                  </w14:solidFill>
                </w14:textFill>
              </w:rPr>
            </w:pPr>
            <w:r>
              <w:rPr>
                <w:rStyle w:val="22"/>
                <w:color w:val="000000" w:themeColor="text1"/>
                <w:sz w:val="20"/>
                <w:szCs w:val="20"/>
                <w:shd w:val="clear" w:color="auto" w:fill="FFFFFF"/>
                <w14:textFill>
                  <w14:solidFill>
                    <w14:schemeClr w14:val="tx1"/>
                  </w14:solidFill>
                </w14:textFill>
              </w:rPr>
              <w:t>Y</w:t>
            </w:r>
            <w:r>
              <w:rPr>
                <w:rStyle w:val="25"/>
                <w:color w:val="000000" w:themeColor="text1"/>
                <w:sz w:val="20"/>
                <w:szCs w:val="20"/>
                <w:shd w:val="clear" w:color="auto" w:fill="FFFFFF"/>
                <w14:textFill>
                  <w14:solidFill>
                    <w14:schemeClr w14:val="tx1"/>
                  </w14:solidFill>
                </w14:textFill>
              </w:rPr>
              <w:t>0</w:t>
            </w:r>
          </w:p>
        </w:tc>
      </w:tr>
      <w:tr w14:paraId="3E441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1002" w:type="dxa"/>
          </w:tcPr>
          <w:p w14:paraId="2B08BA36">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16" w:type="dxa"/>
          </w:tcPr>
          <w:p w14:paraId="08DC6C9B">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x</w:t>
            </w:r>
          </w:p>
        </w:tc>
        <w:tc>
          <w:tcPr>
            <w:tcW w:w="610" w:type="dxa"/>
          </w:tcPr>
          <w:p w14:paraId="0B3F38A0">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x</w:t>
            </w:r>
          </w:p>
        </w:tc>
        <w:tc>
          <w:tcPr>
            <w:tcW w:w="708" w:type="dxa"/>
          </w:tcPr>
          <w:p w14:paraId="136BFC17">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x</w:t>
            </w:r>
          </w:p>
        </w:tc>
        <w:tc>
          <w:tcPr>
            <w:tcW w:w="708" w:type="dxa"/>
          </w:tcPr>
          <w:p w14:paraId="30B2A70B">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708" w:type="dxa"/>
          </w:tcPr>
          <w:p w14:paraId="50BF1CAC">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708" w:type="dxa"/>
          </w:tcPr>
          <w:p w14:paraId="4EBBDDDB">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708" w:type="dxa"/>
          </w:tcPr>
          <w:p w14:paraId="183AFF91">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38" w:type="dxa"/>
          </w:tcPr>
          <w:p w14:paraId="2A6B0B75">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03" w:type="dxa"/>
          </w:tcPr>
          <w:p w14:paraId="67A360AB">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03" w:type="dxa"/>
          </w:tcPr>
          <w:p w14:paraId="01C05FCF">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03" w:type="dxa"/>
          </w:tcPr>
          <w:p w14:paraId="4C2839F4">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r>
      <w:tr w14:paraId="59322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002" w:type="dxa"/>
          </w:tcPr>
          <w:p w14:paraId="5439B439">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616" w:type="dxa"/>
          </w:tcPr>
          <w:p w14:paraId="44C3D19D">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10" w:type="dxa"/>
          </w:tcPr>
          <w:p w14:paraId="274D44E2">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708" w:type="dxa"/>
          </w:tcPr>
          <w:p w14:paraId="5A586B91">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708" w:type="dxa"/>
          </w:tcPr>
          <w:p w14:paraId="0D236EDF">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708" w:type="dxa"/>
          </w:tcPr>
          <w:p w14:paraId="236128A5">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708" w:type="dxa"/>
          </w:tcPr>
          <w:p w14:paraId="61610E4B">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708" w:type="dxa"/>
          </w:tcPr>
          <w:p w14:paraId="636E309B">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38" w:type="dxa"/>
          </w:tcPr>
          <w:p w14:paraId="154B9097">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03" w:type="dxa"/>
          </w:tcPr>
          <w:p w14:paraId="0EF6A203">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03" w:type="dxa"/>
          </w:tcPr>
          <w:p w14:paraId="26B20690">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03" w:type="dxa"/>
          </w:tcPr>
          <w:p w14:paraId="16B28201">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r>
      <w:tr w14:paraId="44A75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1002" w:type="dxa"/>
          </w:tcPr>
          <w:p w14:paraId="737496A7">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616" w:type="dxa"/>
          </w:tcPr>
          <w:p w14:paraId="5AC46998">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10" w:type="dxa"/>
          </w:tcPr>
          <w:p w14:paraId="3C13DFD5">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708" w:type="dxa"/>
          </w:tcPr>
          <w:p w14:paraId="617ED2A2">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708" w:type="dxa"/>
          </w:tcPr>
          <w:p w14:paraId="59636C0A">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708" w:type="dxa"/>
          </w:tcPr>
          <w:p w14:paraId="563497A5">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708" w:type="dxa"/>
          </w:tcPr>
          <w:p w14:paraId="3AAA70E1">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708" w:type="dxa"/>
          </w:tcPr>
          <w:p w14:paraId="37B93CB5">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38" w:type="dxa"/>
          </w:tcPr>
          <w:p w14:paraId="585AC4D8">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03" w:type="dxa"/>
          </w:tcPr>
          <w:p w14:paraId="2D3E6B2F">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03" w:type="dxa"/>
          </w:tcPr>
          <w:p w14:paraId="4EA2C64F">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03" w:type="dxa"/>
          </w:tcPr>
          <w:p w14:paraId="559EB58A">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r>
      <w:tr w14:paraId="6FCA9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002" w:type="dxa"/>
          </w:tcPr>
          <w:p w14:paraId="63D1E5A8">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616" w:type="dxa"/>
          </w:tcPr>
          <w:p w14:paraId="0664528C">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10" w:type="dxa"/>
          </w:tcPr>
          <w:p w14:paraId="51BF89A5">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708" w:type="dxa"/>
          </w:tcPr>
          <w:p w14:paraId="3C104F0A">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708" w:type="dxa"/>
          </w:tcPr>
          <w:p w14:paraId="58B51324">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708" w:type="dxa"/>
          </w:tcPr>
          <w:p w14:paraId="35AC241F">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708" w:type="dxa"/>
          </w:tcPr>
          <w:p w14:paraId="27F27D26">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708" w:type="dxa"/>
          </w:tcPr>
          <w:p w14:paraId="1CB7E403">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38" w:type="dxa"/>
          </w:tcPr>
          <w:p w14:paraId="55B30C53">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03" w:type="dxa"/>
          </w:tcPr>
          <w:p w14:paraId="50EC9FB2">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03" w:type="dxa"/>
          </w:tcPr>
          <w:p w14:paraId="20B75DD0">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603" w:type="dxa"/>
          </w:tcPr>
          <w:p w14:paraId="3596A87D">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r>
      <w:tr w14:paraId="24595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1002" w:type="dxa"/>
          </w:tcPr>
          <w:p w14:paraId="4A4A5A12">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616" w:type="dxa"/>
          </w:tcPr>
          <w:p w14:paraId="216E3517">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10" w:type="dxa"/>
          </w:tcPr>
          <w:p w14:paraId="1BF770F3">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708" w:type="dxa"/>
          </w:tcPr>
          <w:p w14:paraId="7EB4D997">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708" w:type="dxa"/>
          </w:tcPr>
          <w:p w14:paraId="7B0C6259">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708" w:type="dxa"/>
          </w:tcPr>
          <w:p w14:paraId="2525F123">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708" w:type="dxa"/>
          </w:tcPr>
          <w:p w14:paraId="3BA0887B">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708" w:type="dxa"/>
          </w:tcPr>
          <w:p w14:paraId="18A0BC70">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38" w:type="dxa"/>
          </w:tcPr>
          <w:p w14:paraId="6969E1C9">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03" w:type="dxa"/>
          </w:tcPr>
          <w:p w14:paraId="1E07D8B4">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603" w:type="dxa"/>
          </w:tcPr>
          <w:p w14:paraId="2E112E75">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03" w:type="dxa"/>
          </w:tcPr>
          <w:p w14:paraId="643019C4">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r>
      <w:tr w14:paraId="5148E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002" w:type="dxa"/>
          </w:tcPr>
          <w:p w14:paraId="12727DE5">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616" w:type="dxa"/>
          </w:tcPr>
          <w:p w14:paraId="4D54692C">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10" w:type="dxa"/>
          </w:tcPr>
          <w:p w14:paraId="3A53928E">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708" w:type="dxa"/>
          </w:tcPr>
          <w:p w14:paraId="332A15B2">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708" w:type="dxa"/>
          </w:tcPr>
          <w:p w14:paraId="708F2BC5">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708" w:type="dxa"/>
          </w:tcPr>
          <w:p w14:paraId="3F8F2A2A">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708" w:type="dxa"/>
          </w:tcPr>
          <w:p w14:paraId="72516200">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708" w:type="dxa"/>
          </w:tcPr>
          <w:p w14:paraId="3729848D">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38" w:type="dxa"/>
          </w:tcPr>
          <w:p w14:paraId="4ECED416">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603" w:type="dxa"/>
          </w:tcPr>
          <w:p w14:paraId="6FAB390A">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03" w:type="dxa"/>
          </w:tcPr>
          <w:p w14:paraId="16B827CD">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03" w:type="dxa"/>
          </w:tcPr>
          <w:p w14:paraId="31DB9DFE">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r>
      <w:tr w14:paraId="5FA64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1002" w:type="dxa"/>
          </w:tcPr>
          <w:p w14:paraId="75D75A63">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616" w:type="dxa"/>
          </w:tcPr>
          <w:p w14:paraId="61B37968">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610" w:type="dxa"/>
          </w:tcPr>
          <w:p w14:paraId="3D4564EC">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708" w:type="dxa"/>
          </w:tcPr>
          <w:p w14:paraId="2A3D78EB">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708" w:type="dxa"/>
          </w:tcPr>
          <w:p w14:paraId="13549848">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708" w:type="dxa"/>
          </w:tcPr>
          <w:p w14:paraId="2F62AB85">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708" w:type="dxa"/>
          </w:tcPr>
          <w:p w14:paraId="775ACAFB">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708" w:type="dxa"/>
          </w:tcPr>
          <w:p w14:paraId="7129EBD4">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638" w:type="dxa"/>
          </w:tcPr>
          <w:p w14:paraId="70490C8A">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03" w:type="dxa"/>
          </w:tcPr>
          <w:p w14:paraId="3D72F2F5">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03" w:type="dxa"/>
          </w:tcPr>
          <w:p w14:paraId="7DDF7F56">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03" w:type="dxa"/>
          </w:tcPr>
          <w:p w14:paraId="0224FA63">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r>
      <w:tr w14:paraId="5AE2E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002" w:type="dxa"/>
          </w:tcPr>
          <w:p w14:paraId="0973EDBB">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616" w:type="dxa"/>
          </w:tcPr>
          <w:p w14:paraId="3F73E5F7">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610" w:type="dxa"/>
          </w:tcPr>
          <w:p w14:paraId="5C4A1610">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708" w:type="dxa"/>
          </w:tcPr>
          <w:p w14:paraId="213D3BC8">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708" w:type="dxa"/>
          </w:tcPr>
          <w:p w14:paraId="452B2493">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708" w:type="dxa"/>
          </w:tcPr>
          <w:p w14:paraId="2326E8BB">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708" w:type="dxa"/>
          </w:tcPr>
          <w:p w14:paraId="26BB12CB">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708" w:type="dxa"/>
          </w:tcPr>
          <w:p w14:paraId="71CCCCCF">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38" w:type="dxa"/>
          </w:tcPr>
          <w:p w14:paraId="58DA23F3">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03" w:type="dxa"/>
          </w:tcPr>
          <w:p w14:paraId="43A1F9C5">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03" w:type="dxa"/>
          </w:tcPr>
          <w:p w14:paraId="37F7C1E6">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03" w:type="dxa"/>
          </w:tcPr>
          <w:p w14:paraId="36D66B66">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r>
      <w:tr w14:paraId="488A4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1002" w:type="dxa"/>
          </w:tcPr>
          <w:p w14:paraId="4F0C3F8C">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616" w:type="dxa"/>
          </w:tcPr>
          <w:p w14:paraId="23EEC377">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610" w:type="dxa"/>
          </w:tcPr>
          <w:p w14:paraId="19CD6B66">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708" w:type="dxa"/>
          </w:tcPr>
          <w:p w14:paraId="789DE03F">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708" w:type="dxa"/>
          </w:tcPr>
          <w:p w14:paraId="5BB0D9EE">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708" w:type="dxa"/>
          </w:tcPr>
          <w:p w14:paraId="2AA561D8">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708" w:type="dxa"/>
          </w:tcPr>
          <w:p w14:paraId="25A761E7">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708" w:type="dxa"/>
          </w:tcPr>
          <w:p w14:paraId="2163AADE">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38" w:type="dxa"/>
          </w:tcPr>
          <w:p w14:paraId="079ED939">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03" w:type="dxa"/>
          </w:tcPr>
          <w:p w14:paraId="740019A0">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03" w:type="dxa"/>
          </w:tcPr>
          <w:p w14:paraId="42E3F8A0">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03" w:type="dxa"/>
          </w:tcPr>
          <w:p w14:paraId="3EC5E260">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r>
      <w:tr w14:paraId="03656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1002" w:type="dxa"/>
          </w:tcPr>
          <w:p w14:paraId="7B843ACD">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616" w:type="dxa"/>
          </w:tcPr>
          <w:p w14:paraId="1AD0B579">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610" w:type="dxa"/>
          </w:tcPr>
          <w:p w14:paraId="53CEA51E">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708" w:type="dxa"/>
          </w:tcPr>
          <w:p w14:paraId="39A158A6">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708" w:type="dxa"/>
          </w:tcPr>
          <w:p w14:paraId="7DD2AF98">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1</w:t>
            </w:r>
          </w:p>
        </w:tc>
        <w:tc>
          <w:tcPr>
            <w:tcW w:w="708" w:type="dxa"/>
          </w:tcPr>
          <w:p w14:paraId="16A74B83">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708" w:type="dxa"/>
          </w:tcPr>
          <w:p w14:paraId="2B08ACA5">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708" w:type="dxa"/>
          </w:tcPr>
          <w:p w14:paraId="06D3F76F">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38" w:type="dxa"/>
          </w:tcPr>
          <w:p w14:paraId="0CC8075D">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03" w:type="dxa"/>
          </w:tcPr>
          <w:p w14:paraId="70CF2A70">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03" w:type="dxa"/>
          </w:tcPr>
          <w:p w14:paraId="569BF89B">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603" w:type="dxa"/>
          </w:tcPr>
          <w:p w14:paraId="389D3E22">
            <w:pPr>
              <w:pStyle w:val="12"/>
              <w:spacing w:before="120" w:after="144"/>
              <w:ind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r>
    </w:tbl>
    <w:p w14:paraId="63318A78">
      <w:pPr>
        <w:rPr>
          <w:rFonts w:ascii="Times New Roman" w:hAnsi="Times New Roman" w:cs="Times New Roman"/>
          <w:color w:val="000000" w:themeColor="text1"/>
          <w:sz w:val="20"/>
          <w:szCs w:val="20"/>
          <w14:textFill>
            <w14:solidFill>
              <w14:schemeClr w14:val="tx1"/>
            </w14:solidFill>
          </w14:textFill>
        </w:rPr>
      </w:pPr>
    </w:p>
    <w:p w14:paraId="7E99F901">
      <w:pPr>
        <w:pStyle w:val="12"/>
        <w:spacing w:before="120" w:after="144"/>
        <w:ind w:left="48" w:right="48"/>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From Truth table, we can write the </w:t>
      </w:r>
      <w:r>
        <w:rPr>
          <w:b/>
          <w:bCs/>
          <w:color w:val="000000" w:themeColor="text1"/>
          <w:sz w:val="20"/>
          <w:szCs w:val="20"/>
          <w14:textFill>
            <w14:solidFill>
              <w14:schemeClr w14:val="tx1"/>
            </w14:solidFill>
          </w14:textFill>
        </w:rPr>
        <w:t>Boolean functions</w:t>
      </w:r>
      <w:r>
        <w:rPr>
          <w:color w:val="000000" w:themeColor="text1"/>
          <w:sz w:val="20"/>
          <w:szCs w:val="20"/>
          <w14:textFill>
            <w14:solidFill>
              <w14:schemeClr w14:val="tx1"/>
            </w14:solidFill>
          </w14:textFill>
        </w:rPr>
        <w:t> for each output as</w:t>
      </w:r>
    </w:p>
    <w:p w14:paraId="73F28C47">
      <w:pPr>
        <w:jc w:val="center"/>
        <w:rPr>
          <w:rStyle w:val="25"/>
          <w:rFonts w:ascii="Times New Roman" w:hAnsi="Times New Roman" w:cs="Times New Roman"/>
          <w:color w:val="000000" w:themeColor="text1"/>
          <w:sz w:val="20"/>
          <w:szCs w:val="20"/>
          <w:shd w:val="clear" w:color="auto" w:fill="FFFFFF"/>
          <w14:textFill>
            <w14:solidFill>
              <w14:schemeClr w14:val="tx1"/>
            </w14:solidFill>
          </w14:textFill>
        </w:rPr>
      </w:pPr>
      <w:r>
        <w:rPr>
          <w:rStyle w:val="22"/>
          <w:rFonts w:ascii="Times New Roman" w:hAnsi="Times New Roman" w:cs="Times New Roman"/>
          <w:color w:val="000000" w:themeColor="text1"/>
          <w:sz w:val="20"/>
          <w:szCs w:val="20"/>
          <w:shd w:val="clear" w:color="auto" w:fill="FFFFFF"/>
          <w14:textFill>
            <w14:solidFill>
              <w14:schemeClr w14:val="tx1"/>
            </w14:solidFill>
          </w14:textFill>
        </w:rPr>
        <w:t>Y</w:t>
      </w:r>
      <w:r>
        <w:rPr>
          <w:rStyle w:val="25"/>
          <w:rFonts w:ascii="Times New Roman" w:hAnsi="Times New Roman" w:cs="Times New Roman"/>
          <w:color w:val="000000" w:themeColor="text1"/>
          <w:sz w:val="20"/>
          <w:szCs w:val="20"/>
          <w:shd w:val="clear" w:color="auto" w:fill="FFFFFF"/>
          <w14:textFill>
            <w14:solidFill>
              <w14:schemeClr w14:val="tx1"/>
            </w14:solidFill>
          </w14:textFill>
        </w:rPr>
        <w:t>0</w:t>
      </w:r>
      <w:r>
        <w:rPr>
          <w:rStyle w:val="26"/>
          <w:rFonts w:ascii="Times New Roman" w:hAnsi="Times New Roman" w:cs="Times New Roman"/>
          <w:color w:val="000000" w:themeColor="text1"/>
          <w:sz w:val="20"/>
          <w:szCs w:val="20"/>
          <w:shd w:val="clear" w:color="auto" w:fill="FFFFFF"/>
          <w14:textFill>
            <w14:solidFill>
              <w14:schemeClr w14:val="tx1"/>
            </w14:solidFill>
          </w14:textFill>
        </w:rPr>
        <w:t>=E</w:t>
      </w:r>
      <w:r>
        <w:rPr>
          <w:rStyle w:val="22"/>
          <w:rFonts w:ascii="Times New Roman" w:hAnsi="Times New Roman" w:cs="Times New Roman"/>
          <w:color w:val="000000" w:themeColor="text1"/>
          <w:sz w:val="20"/>
          <w:szCs w:val="20"/>
          <w:shd w:val="clear" w:color="auto" w:fill="FFFFFF"/>
          <w14:textFill>
            <w14:solidFill>
              <w14:schemeClr w14:val="tx1"/>
            </w14:solidFill>
          </w14:textFill>
        </w:rPr>
        <w:t xml:space="preserve"> A’</w:t>
      </w:r>
      <w:r>
        <w:rPr>
          <w:rStyle w:val="25"/>
          <w:rFonts w:ascii="Times New Roman" w:hAnsi="Times New Roman" w:cs="Times New Roman"/>
          <w:color w:val="000000" w:themeColor="text1"/>
          <w:sz w:val="20"/>
          <w:szCs w:val="20"/>
          <w:shd w:val="clear" w:color="auto" w:fill="FFFFFF"/>
          <w14:textFill>
            <w14:solidFill>
              <w14:schemeClr w14:val="tx1"/>
            </w14:solidFill>
          </w14:textFill>
        </w:rPr>
        <w:t>2</w:t>
      </w:r>
      <w:r>
        <w:rPr>
          <w:rStyle w:val="26"/>
          <w:rFonts w:ascii="Times New Roman" w:hAnsi="Times New Roman" w:cs="Times New Roman"/>
          <w:color w:val="000000" w:themeColor="text1"/>
          <w:sz w:val="20"/>
          <w:szCs w:val="20"/>
          <w:shd w:val="clear" w:color="auto" w:fill="FFFFFF"/>
          <w14:textFill>
            <w14:solidFill>
              <w14:schemeClr w14:val="tx1"/>
            </w14:solidFill>
          </w14:textFill>
        </w:rPr>
        <w:t>.</w:t>
      </w:r>
      <w:r>
        <w:rPr>
          <w:rStyle w:val="22"/>
          <w:rFonts w:ascii="Times New Roman" w:hAnsi="Times New Roman" w:cs="Times New Roman"/>
          <w:color w:val="000000" w:themeColor="text1"/>
          <w:sz w:val="20"/>
          <w:szCs w:val="20"/>
          <w:shd w:val="clear" w:color="auto" w:fill="FFFFFF"/>
          <w14:textFill>
            <w14:solidFill>
              <w14:schemeClr w14:val="tx1"/>
            </w14:solidFill>
          </w14:textFill>
        </w:rPr>
        <w:t>A’</w:t>
      </w:r>
      <w:r>
        <w:rPr>
          <w:rStyle w:val="25"/>
          <w:rFonts w:ascii="Times New Roman" w:hAnsi="Times New Roman" w:cs="Times New Roman"/>
          <w:color w:val="000000" w:themeColor="text1"/>
          <w:sz w:val="20"/>
          <w:szCs w:val="20"/>
          <w:shd w:val="clear" w:color="auto" w:fill="FFFFFF"/>
          <w14:textFill>
            <w14:solidFill>
              <w14:schemeClr w14:val="tx1"/>
            </w14:solidFill>
          </w14:textFill>
        </w:rPr>
        <w:t>1</w:t>
      </w:r>
      <w:r>
        <w:rPr>
          <w:rStyle w:val="26"/>
          <w:rFonts w:ascii="Times New Roman" w:hAnsi="Times New Roman" w:cs="Times New Roman"/>
          <w:color w:val="000000" w:themeColor="text1"/>
          <w:sz w:val="20"/>
          <w:szCs w:val="20"/>
          <w:shd w:val="clear" w:color="auto" w:fill="FFFFFF"/>
          <w14:textFill>
            <w14:solidFill>
              <w14:schemeClr w14:val="tx1"/>
            </w14:solidFill>
          </w14:textFill>
        </w:rPr>
        <w:t>.</w:t>
      </w:r>
      <w:r>
        <w:rPr>
          <w:rStyle w:val="22"/>
          <w:rFonts w:ascii="Times New Roman" w:hAnsi="Times New Roman" w:cs="Times New Roman"/>
          <w:color w:val="000000" w:themeColor="text1"/>
          <w:sz w:val="20"/>
          <w:szCs w:val="20"/>
          <w:shd w:val="clear" w:color="auto" w:fill="FFFFFF"/>
          <w14:textFill>
            <w14:solidFill>
              <w14:schemeClr w14:val="tx1"/>
            </w14:solidFill>
          </w14:textFill>
        </w:rPr>
        <w:t>A’</w:t>
      </w:r>
      <w:r>
        <w:rPr>
          <w:rStyle w:val="25"/>
          <w:rFonts w:ascii="Times New Roman" w:hAnsi="Times New Roman" w:cs="Times New Roman"/>
          <w:color w:val="000000" w:themeColor="text1"/>
          <w:sz w:val="20"/>
          <w:szCs w:val="20"/>
          <w:shd w:val="clear" w:color="auto" w:fill="FFFFFF"/>
          <w14:textFill>
            <w14:solidFill>
              <w14:schemeClr w14:val="tx1"/>
            </w14:solidFill>
          </w14:textFill>
        </w:rPr>
        <w:t>0</w:t>
      </w:r>
    </w:p>
    <w:p w14:paraId="3AFC75CE">
      <w:pPr>
        <w:jc w:val="center"/>
        <w:rPr>
          <w:rStyle w:val="25"/>
          <w:rFonts w:ascii="Times New Roman" w:hAnsi="Times New Roman" w:cs="Times New Roman"/>
          <w:color w:val="000000" w:themeColor="text1"/>
          <w:sz w:val="20"/>
          <w:szCs w:val="20"/>
          <w:shd w:val="clear" w:color="auto" w:fill="FFFFFF"/>
          <w14:textFill>
            <w14:solidFill>
              <w14:schemeClr w14:val="tx1"/>
            </w14:solidFill>
          </w14:textFill>
        </w:rPr>
      </w:pPr>
      <w:r>
        <w:rPr>
          <w:rStyle w:val="22"/>
          <w:rFonts w:ascii="Times New Roman" w:hAnsi="Times New Roman" w:cs="Times New Roman"/>
          <w:color w:val="000000" w:themeColor="text1"/>
          <w:sz w:val="20"/>
          <w:szCs w:val="20"/>
          <w:shd w:val="clear" w:color="auto" w:fill="FFFFFF"/>
          <w14:textFill>
            <w14:solidFill>
              <w14:schemeClr w14:val="tx1"/>
            </w14:solidFill>
          </w14:textFill>
        </w:rPr>
        <w:t>Y</w:t>
      </w:r>
      <w:r>
        <w:rPr>
          <w:rStyle w:val="25"/>
          <w:rFonts w:ascii="Times New Roman" w:hAnsi="Times New Roman" w:cs="Times New Roman"/>
          <w:color w:val="000000" w:themeColor="text1"/>
          <w:sz w:val="20"/>
          <w:szCs w:val="20"/>
          <w:shd w:val="clear" w:color="auto" w:fill="FFFFFF"/>
          <w14:textFill>
            <w14:solidFill>
              <w14:schemeClr w14:val="tx1"/>
            </w14:solidFill>
          </w14:textFill>
        </w:rPr>
        <w:t>1</w:t>
      </w:r>
      <w:r>
        <w:rPr>
          <w:rStyle w:val="26"/>
          <w:rFonts w:ascii="Times New Roman" w:hAnsi="Times New Roman" w:cs="Times New Roman"/>
          <w:color w:val="000000" w:themeColor="text1"/>
          <w:sz w:val="20"/>
          <w:szCs w:val="20"/>
          <w:shd w:val="clear" w:color="auto" w:fill="FFFFFF"/>
          <w14:textFill>
            <w14:solidFill>
              <w14:schemeClr w14:val="tx1"/>
            </w14:solidFill>
          </w14:textFill>
        </w:rPr>
        <w:t>=E</w:t>
      </w:r>
      <w:r>
        <w:rPr>
          <w:rStyle w:val="22"/>
          <w:rFonts w:ascii="Times New Roman" w:hAnsi="Times New Roman" w:cs="Times New Roman"/>
          <w:color w:val="000000" w:themeColor="text1"/>
          <w:sz w:val="20"/>
          <w:szCs w:val="20"/>
          <w:shd w:val="clear" w:color="auto" w:fill="FFFFFF"/>
          <w14:textFill>
            <w14:solidFill>
              <w14:schemeClr w14:val="tx1"/>
            </w14:solidFill>
          </w14:textFill>
        </w:rPr>
        <w:t xml:space="preserve"> A’</w:t>
      </w:r>
      <w:r>
        <w:rPr>
          <w:rStyle w:val="25"/>
          <w:rFonts w:ascii="Times New Roman" w:hAnsi="Times New Roman" w:cs="Times New Roman"/>
          <w:color w:val="000000" w:themeColor="text1"/>
          <w:sz w:val="20"/>
          <w:szCs w:val="20"/>
          <w:shd w:val="clear" w:color="auto" w:fill="FFFFFF"/>
          <w14:textFill>
            <w14:solidFill>
              <w14:schemeClr w14:val="tx1"/>
            </w14:solidFill>
          </w14:textFill>
        </w:rPr>
        <w:t>2</w:t>
      </w:r>
      <w:r>
        <w:rPr>
          <w:rStyle w:val="22"/>
          <w:rFonts w:ascii="Times New Roman" w:hAnsi="Times New Roman" w:cs="Times New Roman"/>
          <w:color w:val="000000" w:themeColor="text1"/>
          <w:sz w:val="20"/>
          <w:szCs w:val="20"/>
          <w:shd w:val="clear" w:color="auto" w:fill="FFFFFF"/>
          <w14:textFill>
            <w14:solidFill>
              <w14:schemeClr w14:val="tx1"/>
            </w14:solidFill>
          </w14:textFill>
        </w:rPr>
        <w:t>A’</w:t>
      </w:r>
      <w:r>
        <w:rPr>
          <w:rStyle w:val="25"/>
          <w:rFonts w:ascii="Times New Roman" w:hAnsi="Times New Roman" w:cs="Times New Roman"/>
          <w:color w:val="000000" w:themeColor="text1"/>
          <w:sz w:val="20"/>
          <w:szCs w:val="20"/>
          <w:shd w:val="clear" w:color="auto" w:fill="FFFFFF"/>
          <w14:textFill>
            <w14:solidFill>
              <w14:schemeClr w14:val="tx1"/>
            </w14:solidFill>
          </w14:textFill>
        </w:rPr>
        <w:t>1</w:t>
      </w:r>
      <w:r>
        <w:rPr>
          <w:rStyle w:val="26"/>
          <w:rFonts w:ascii="Times New Roman" w:hAnsi="Times New Roman" w:cs="Times New Roman"/>
          <w:color w:val="000000" w:themeColor="text1"/>
          <w:sz w:val="20"/>
          <w:szCs w:val="20"/>
          <w:shd w:val="clear" w:color="auto" w:fill="FFFFFF"/>
          <w14:textFill>
            <w14:solidFill>
              <w14:schemeClr w14:val="tx1"/>
            </w14:solidFill>
          </w14:textFill>
        </w:rPr>
        <w:t>.</w:t>
      </w:r>
      <w:r>
        <w:rPr>
          <w:rStyle w:val="22"/>
          <w:rFonts w:ascii="Times New Roman" w:hAnsi="Times New Roman" w:cs="Times New Roman"/>
          <w:color w:val="000000" w:themeColor="text1"/>
          <w:sz w:val="20"/>
          <w:szCs w:val="20"/>
          <w:shd w:val="clear" w:color="auto" w:fill="FFFFFF"/>
          <w14:textFill>
            <w14:solidFill>
              <w14:schemeClr w14:val="tx1"/>
            </w14:solidFill>
          </w14:textFill>
        </w:rPr>
        <w:t>A</w:t>
      </w:r>
      <w:r>
        <w:rPr>
          <w:rStyle w:val="25"/>
          <w:rFonts w:ascii="Times New Roman" w:hAnsi="Times New Roman" w:cs="Times New Roman"/>
          <w:color w:val="000000" w:themeColor="text1"/>
          <w:sz w:val="20"/>
          <w:szCs w:val="20"/>
          <w:shd w:val="clear" w:color="auto" w:fill="FFFFFF"/>
          <w14:textFill>
            <w14:solidFill>
              <w14:schemeClr w14:val="tx1"/>
            </w14:solidFill>
          </w14:textFill>
        </w:rPr>
        <w:t>0</w:t>
      </w:r>
    </w:p>
    <w:p w14:paraId="02403CFA">
      <w:pPr>
        <w:jc w:val="center"/>
        <w:rPr>
          <w:rStyle w:val="25"/>
          <w:rFonts w:ascii="Times New Roman" w:hAnsi="Times New Roman" w:cs="Times New Roman"/>
          <w:color w:val="000000" w:themeColor="text1"/>
          <w:sz w:val="20"/>
          <w:szCs w:val="20"/>
          <w:shd w:val="clear" w:color="auto" w:fill="FFFFFF"/>
          <w14:textFill>
            <w14:solidFill>
              <w14:schemeClr w14:val="tx1"/>
            </w14:solidFill>
          </w14:textFill>
        </w:rPr>
      </w:pPr>
      <w:r>
        <w:rPr>
          <w:rStyle w:val="22"/>
          <w:rFonts w:ascii="Times New Roman" w:hAnsi="Times New Roman" w:cs="Times New Roman"/>
          <w:color w:val="000000" w:themeColor="text1"/>
          <w:sz w:val="20"/>
          <w:szCs w:val="20"/>
          <w:shd w:val="clear" w:color="auto" w:fill="FFFFFF"/>
          <w14:textFill>
            <w14:solidFill>
              <w14:schemeClr w14:val="tx1"/>
            </w14:solidFill>
          </w14:textFill>
        </w:rPr>
        <w:t>Y</w:t>
      </w:r>
      <w:r>
        <w:rPr>
          <w:rStyle w:val="25"/>
          <w:rFonts w:ascii="Times New Roman" w:hAnsi="Times New Roman" w:cs="Times New Roman"/>
          <w:color w:val="000000" w:themeColor="text1"/>
          <w:sz w:val="20"/>
          <w:szCs w:val="20"/>
          <w:shd w:val="clear" w:color="auto" w:fill="FFFFFF"/>
          <w14:textFill>
            <w14:solidFill>
              <w14:schemeClr w14:val="tx1"/>
            </w14:solidFill>
          </w14:textFill>
        </w:rPr>
        <w:t>2</w:t>
      </w:r>
      <w:r>
        <w:rPr>
          <w:rStyle w:val="26"/>
          <w:rFonts w:ascii="Times New Roman" w:hAnsi="Times New Roman" w:cs="Times New Roman"/>
          <w:color w:val="000000" w:themeColor="text1"/>
          <w:sz w:val="20"/>
          <w:szCs w:val="20"/>
          <w:shd w:val="clear" w:color="auto" w:fill="FFFFFF"/>
          <w14:textFill>
            <w14:solidFill>
              <w14:schemeClr w14:val="tx1"/>
            </w14:solidFill>
          </w14:textFill>
        </w:rPr>
        <w:t>=E</w:t>
      </w:r>
      <w:r>
        <w:rPr>
          <w:rStyle w:val="22"/>
          <w:rFonts w:ascii="Times New Roman" w:hAnsi="Times New Roman" w:cs="Times New Roman"/>
          <w:color w:val="000000" w:themeColor="text1"/>
          <w:sz w:val="20"/>
          <w:szCs w:val="20"/>
          <w:shd w:val="clear" w:color="auto" w:fill="FFFFFF"/>
          <w14:textFill>
            <w14:solidFill>
              <w14:schemeClr w14:val="tx1"/>
            </w14:solidFill>
          </w14:textFill>
        </w:rPr>
        <w:t xml:space="preserve"> A’</w:t>
      </w:r>
      <w:r>
        <w:rPr>
          <w:rStyle w:val="25"/>
          <w:rFonts w:ascii="Times New Roman" w:hAnsi="Times New Roman" w:cs="Times New Roman"/>
          <w:color w:val="000000" w:themeColor="text1"/>
          <w:sz w:val="20"/>
          <w:szCs w:val="20"/>
          <w:shd w:val="clear" w:color="auto" w:fill="FFFFFF"/>
          <w14:textFill>
            <w14:solidFill>
              <w14:schemeClr w14:val="tx1"/>
            </w14:solidFill>
          </w14:textFill>
        </w:rPr>
        <w:t>2</w:t>
      </w:r>
      <w:r>
        <w:rPr>
          <w:rStyle w:val="22"/>
          <w:rFonts w:ascii="Times New Roman" w:hAnsi="Times New Roman" w:cs="Times New Roman"/>
          <w:color w:val="000000" w:themeColor="text1"/>
          <w:sz w:val="20"/>
          <w:szCs w:val="20"/>
          <w:shd w:val="clear" w:color="auto" w:fill="FFFFFF"/>
          <w14:textFill>
            <w14:solidFill>
              <w14:schemeClr w14:val="tx1"/>
            </w14:solidFill>
          </w14:textFill>
        </w:rPr>
        <w:t>A</w:t>
      </w:r>
      <w:r>
        <w:rPr>
          <w:rStyle w:val="25"/>
          <w:rFonts w:ascii="Times New Roman" w:hAnsi="Times New Roman" w:cs="Times New Roman"/>
          <w:color w:val="000000" w:themeColor="text1"/>
          <w:sz w:val="20"/>
          <w:szCs w:val="20"/>
          <w:shd w:val="clear" w:color="auto" w:fill="FFFFFF"/>
          <w14:textFill>
            <w14:solidFill>
              <w14:schemeClr w14:val="tx1"/>
            </w14:solidFill>
          </w14:textFill>
        </w:rPr>
        <w:t>1</w:t>
      </w:r>
      <w:r>
        <w:rPr>
          <w:rStyle w:val="26"/>
          <w:rFonts w:ascii="Times New Roman" w:hAnsi="Times New Roman" w:cs="Times New Roman"/>
          <w:color w:val="000000" w:themeColor="text1"/>
          <w:sz w:val="20"/>
          <w:szCs w:val="20"/>
          <w:shd w:val="clear" w:color="auto" w:fill="FFFFFF"/>
          <w14:textFill>
            <w14:solidFill>
              <w14:schemeClr w14:val="tx1"/>
            </w14:solidFill>
          </w14:textFill>
        </w:rPr>
        <w:t>.</w:t>
      </w:r>
      <w:r>
        <w:rPr>
          <w:rStyle w:val="22"/>
          <w:rFonts w:ascii="Times New Roman" w:hAnsi="Times New Roman" w:cs="Times New Roman"/>
          <w:color w:val="000000" w:themeColor="text1"/>
          <w:sz w:val="20"/>
          <w:szCs w:val="20"/>
          <w:shd w:val="clear" w:color="auto" w:fill="FFFFFF"/>
          <w14:textFill>
            <w14:solidFill>
              <w14:schemeClr w14:val="tx1"/>
            </w14:solidFill>
          </w14:textFill>
        </w:rPr>
        <w:t>A’</w:t>
      </w:r>
      <w:r>
        <w:rPr>
          <w:rStyle w:val="25"/>
          <w:rFonts w:ascii="Times New Roman" w:hAnsi="Times New Roman" w:cs="Times New Roman"/>
          <w:color w:val="000000" w:themeColor="text1"/>
          <w:sz w:val="20"/>
          <w:szCs w:val="20"/>
          <w:shd w:val="clear" w:color="auto" w:fill="FFFFFF"/>
          <w14:textFill>
            <w14:solidFill>
              <w14:schemeClr w14:val="tx1"/>
            </w14:solidFill>
          </w14:textFill>
        </w:rPr>
        <w:t>0</w:t>
      </w:r>
    </w:p>
    <w:p w14:paraId="756FEDD4">
      <w:pPr>
        <w:jc w:val="center"/>
        <w:rPr>
          <w:rStyle w:val="25"/>
          <w:rFonts w:ascii="Times New Roman" w:hAnsi="Times New Roman" w:cs="Times New Roman"/>
          <w:color w:val="000000" w:themeColor="text1"/>
          <w:sz w:val="20"/>
          <w:szCs w:val="20"/>
          <w:shd w:val="clear" w:color="auto" w:fill="FFFFFF"/>
          <w14:textFill>
            <w14:solidFill>
              <w14:schemeClr w14:val="tx1"/>
            </w14:solidFill>
          </w14:textFill>
        </w:rPr>
      </w:pPr>
      <w:r>
        <w:rPr>
          <w:rStyle w:val="22"/>
          <w:rFonts w:ascii="Times New Roman" w:hAnsi="Times New Roman" w:cs="Times New Roman"/>
          <w:color w:val="000000" w:themeColor="text1"/>
          <w:sz w:val="20"/>
          <w:szCs w:val="20"/>
          <w:shd w:val="clear" w:color="auto" w:fill="FFFFFF"/>
          <w14:textFill>
            <w14:solidFill>
              <w14:schemeClr w14:val="tx1"/>
            </w14:solidFill>
          </w14:textFill>
        </w:rPr>
        <w:t>Y</w:t>
      </w:r>
      <w:r>
        <w:rPr>
          <w:rStyle w:val="25"/>
          <w:rFonts w:ascii="Times New Roman" w:hAnsi="Times New Roman" w:cs="Times New Roman"/>
          <w:color w:val="000000" w:themeColor="text1"/>
          <w:sz w:val="20"/>
          <w:szCs w:val="20"/>
          <w:shd w:val="clear" w:color="auto" w:fill="FFFFFF"/>
          <w14:textFill>
            <w14:solidFill>
              <w14:schemeClr w14:val="tx1"/>
            </w14:solidFill>
          </w14:textFill>
        </w:rPr>
        <w:t>3</w:t>
      </w:r>
      <w:r>
        <w:rPr>
          <w:rStyle w:val="26"/>
          <w:rFonts w:ascii="Times New Roman" w:hAnsi="Times New Roman" w:cs="Times New Roman"/>
          <w:color w:val="000000" w:themeColor="text1"/>
          <w:sz w:val="20"/>
          <w:szCs w:val="20"/>
          <w:shd w:val="clear" w:color="auto" w:fill="FFFFFF"/>
          <w14:textFill>
            <w14:solidFill>
              <w14:schemeClr w14:val="tx1"/>
            </w14:solidFill>
          </w14:textFill>
        </w:rPr>
        <w:t>=E</w:t>
      </w:r>
      <w:r>
        <w:rPr>
          <w:rStyle w:val="22"/>
          <w:rFonts w:ascii="Times New Roman" w:hAnsi="Times New Roman" w:cs="Times New Roman"/>
          <w:color w:val="000000" w:themeColor="text1"/>
          <w:sz w:val="20"/>
          <w:szCs w:val="20"/>
          <w:shd w:val="clear" w:color="auto" w:fill="FFFFFF"/>
          <w14:textFill>
            <w14:solidFill>
              <w14:schemeClr w14:val="tx1"/>
            </w14:solidFill>
          </w14:textFill>
        </w:rPr>
        <w:t xml:space="preserve"> A’</w:t>
      </w:r>
      <w:r>
        <w:rPr>
          <w:rStyle w:val="25"/>
          <w:rFonts w:ascii="Times New Roman" w:hAnsi="Times New Roman" w:cs="Times New Roman"/>
          <w:color w:val="000000" w:themeColor="text1"/>
          <w:sz w:val="20"/>
          <w:szCs w:val="20"/>
          <w:shd w:val="clear" w:color="auto" w:fill="FFFFFF"/>
          <w14:textFill>
            <w14:solidFill>
              <w14:schemeClr w14:val="tx1"/>
            </w14:solidFill>
          </w14:textFill>
        </w:rPr>
        <w:t>2</w:t>
      </w:r>
      <w:r>
        <w:rPr>
          <w:rStyle w:val="22"/>
          <w:rFonts w:ascii="Times New Roman" w:hAnsi="Times New Roman" w:cs="Times New Roman"/>
          <w:color w:val="000000" w:themeColor="text1"/>
          <w:sz w:val="20"/>
          <w:szCs w:val="20"/>
          <w:shd w:val="clear" w:color="auto" w:fill="FFFFFF"/>
          <w14:textFill>
            <w14:solidFill>
              <w14:schemeClr w14:val="tx1"/>
            </w14:solidFill>
          </w14:textFill>
        </w:rPr>
        <w:t>A</w:t>
      </w:r>
      <w:r>
        <w:rPr>
          <w:rStyle w:val="25"/>
          <w:rFonts w:ascii="Times New Roman" w:hAnsi="Times New Roman" w:cs="Times New Roman"/>
          <w:color w:val="000000" w:themeColor="text1"/>
          <w:sz w:val="20"/>
          <w:szCs w:val="20"/>
          <w:shd w:val="clear" w:color="auto" w:fill="FFFFFF"/>
          <w14:textFill>
            <w14:solidFill>
              <w14:schemeClr w14:val="tx1"/>
            </w14:solidFill>
          </w14:textFill>
        </w:rPr>
        <w:t>1</w:t>
      </w:r>
      <w:r>
        <w:rPr>
          <w:rStyle w:val="26"/>
          <w:rFonts w:ascii="Times New Roman" w:hAnsi="Times New Roman" w:cs="Times New Roman"/>
          <w:color w:val="000000" w:themeColor="text1"/>
          <w:sz w:val="20"/>
          <w:szCs w:val="20"/>
          <w:shd w:val="clear" w:color="auto" w:fill="FFFFFF"/>
          <w14:textFill>
            <w14:solidFill>
              <w14:schemeClr w14:val="tx1"/>
            </w14:solidFill>
          </w14:textFill>
        </w:rPr>
        <w:t>.</w:t>
      </w:r>
      <w:r>
        <w:rPr>
          <w:rStyle w:val="22"/>
          <w:rFonts w:ascii="Times New Roman" w:hAnsi="Times New Roman" w:cs="Times New Roman"/>
          <w:color w:val="000000" w:themeColor="text1"/>
          <w:sz w:val="20"/>
          <w:szCs w:val="20"/>
          <w:shd w:val="clear" w:color="auto" w:fill="FFFFFF"/>
          <w14:textFill>
            <w14:solidFill>
              <w14:schemeClr w14:val="tx1"/>
            </w14:solidFill>
          </w14:textFill>
        </w:rPr>
        <w:t>A</w:t>
      </w:r>
      <w:r>
        <w:rPr>
          <w:rStyle w:val="25"/>
          <w:rFonts w:ascii="Times New Roman" w:hAnsi="Times New Roman" w:cs="Times New Roman"/>
          <w:color w:val="000000" w:themeColor="text1"/>
          <w:sz w:val="20"/>
          <w:szCs w:val="20"/>
          <w:shd w:val="clear" w:color="auto" w:fill="FFFFFF"/>
          <w14:textFill>
            <w14:solidFill>
              <w14:schemeClr w14:val="tx1"/>
            </w14:solidFill>
          </w14:textFill>
        </w:rPr>
        <w:t>0</w:t>
      </w:r>
    </w:p>
    <w:p w14:paraId="6203C1E5">
      <w:pPr>
        <w:jc w:val="center"/>
        <w:rPr>
          <w:rFonts w:ascii="Times New Roman" w:hAnsi="Times New Roman" w:cs="Times New Roman"/>
          <w:color w:val="000000" w:themeColor="text1"/>
          <w:sz w:val="20"/>
          <w:szCs w:val="20"/>
          <w14:textFill>
            <w14:solidFill>
              <w14:schemeClr w14:val="tx1"/>
            </w14:solidFill>
          </w14:textFill>
        </w:rPr>
      </w:pPr>
      <w:r>
        <w:rPr>
          <w:rStyle w:val="22"/>
          <w:rFonts w:ascii="Times New Roman" w:hAnsi="Times New Roman" w:cs="Times New Roman"/>
          <w:color w:val="000000" w:themeColor="text1"/>
          <w:sz w:val="20"/>
          <w:szCs w:val="20"/>
          <w:shd w:val="clear" w:color="auto" w:fill="FFFFFF"/>
          <w14:textFill>
            <w14:solidFill>
              <w14:schemeClr w14:val="tx1"/>
            </w14:solidFill>
          </w14:textFill>
        </w:rPr>
        <w:t>Y</w:t>
      </w:r>
      <w:r>
        <w:rPr>
          <w:rStyle w:val="25"/>
          <w:rFonts w:ascii="Times New Roman" w:hAnsi="Times New Roman" w:cs="Times New Roman"/>
          <w:color w:val="000000" w:themeColor="text1"/>
          <w:sz w:val="20"/>
          <w:szCs w:val="20"/>
          <w:shd w:val="clear" w:color="auto" w:fill="FFFFFF"/>
          <w14:textFill>
            <w14:solidFill>
              <w14:schemeClr w14:val="tx1"/>
            </w14:solidFill>
          </w14:textFill>
        </w:rPr>
        <w:t>4</w:t>
      </w:r>
      <w:r>
        <w:rPr>
          <w:rStyle w:val="26"/>
          <w:rFonts w:ascii="Times New Roman" w:hAnsi="Times New Roman" w:cs="Times New Roman"/>
          <w:color w:val="000000" w:themeColor="text1"/>
          <w:sz w:val="20"/>
          <w:szCs w:val="20"/>
          <w:shd w:val="clear" w:color="auto" w:fill="FFFFFF"/>
          <w14:textFill>
            <w14:solidFill>
              <w14:schemeClr w14:val="tx1"/>
            </w14:solidFill>
          </w14:textFill>
        </w:rPr>
        <w:t>=E</w:t>
      </w:r>
      <w:r>
        <w:rPr>
          <w:rStyle w:val="22"/>
          <w:rFonts w:ascii="Times New Roman" w:hAnsi="Times New Roman" w:cs="Times New Roman"/>
          <w:color w:val="000000" w:themeColor="text1"/>
          <w:sz w:val="20"/>
          <w:szCs w:val="20"/>
          <w:shd w:val="clear" w:color="auto" w:fill="FFFFFF"/>
          <w14:textFill>
            <w14:solidFill>
              <w14:schemeClr w14:val="tx1"/>
            </w14:solidFill>
          </w14:textFill>
        </w:rPr>
        <w:t xml:space="preserve"> A</w:t>
      </w:r>
      <w:r>
        <w:rPr>
          <w:rStyle w:val="25"/>
          <w:rFonts w:ascii="Times New Roman" w:hAnsi="Times New Roman" w:cs="Times New Roman"/>
          <w:color w:val="000000" w:themeColor="text1"/>
          <w:sz w:val="20"/>
          <w:szCs w:val="20"/>
          <w:shd w:val="clear" w:color="auto" w:fill="FFFFFF"/>
          <w14:textFill>
            <w14:solidFill>
              <w14:schemeClr w14:val="tx1"/>
            </w14:solidFill>
          </w14:textFill>
        </w:rPr>
        <w:t>2</w:t>
      </w:r>
      <w:r>
        <w:rPr>
          <w:rStyle w:val="22"/>
          <w:rFonts w:ascii="Times New Roman" w:hAnsi="Times New Roman" w:cs="Times New Roman"/>
          <w:color w:val="000000" w:themeColor="text1"/>
          <w:sz w:val="20"/>
          <w:szCs w:val="20"/>
          <w:shd w:val="clear" w:color="auto" w:fill="FFFFFF"/>
          <w14:textFill>
            <w14:solidFill>
              <w14:schemeClr w14:val="tx1"/>
            </w14:solidFill>
          </w14:textFill>
        </w:rPr>
        <w:t>A’</w:t>
      </w:r>
      <w:r>
        <w:rPr>
          <w:rStyle w:val="25"/>
          <w:rFonts w:ascii="Times New Roman" w:hAnsi="Times New Roman" w:cs="Times New Roman"/>
          <w:color w:val="000000" w:themeColor="text1"/>
          <w:sz w:val="20"/>
          <w:szCs w:val="20"/>
          <w:shd w:val="clear" w:color="auto" w:fill="FFFFFF"/>
          <w14:textFill>
            <w14:solidFill>
              <w14:schemeClr w14:val="tx1"/>
            </w14:solidFill>
          </w14:textFill>
        </w:rPr>
        <w:t>1</w:t>
      </w:r>
      <w:r>
        <w:rPr>
          <w:rStyle w:val="26"/>
          <w:rFonts w:ascii="Times New Roman" w:hAnsi="Times New Roman" w:cs="Times New Roman"/>
          <w:color w:val="000000" w:themeColor="text1"/>
          <w:sz w:val="20"/>
          <w:szCs w:val="20"/>
          <w:shd w:val="clear" w:color="auto" w:fill="FFFFFF"/>
          <w14:textFill>
            <w14:solidFill>
              <w14:schemeClr w14:val="tx1"/>
            </w14:solidFill>
          </w14:textFill>
        </w:rPr>
        <w:t>.</w:t>
      </w:r>
      <w:r>
        <w:rPr>
          <w:rStyle w:val="22"/>
          <w:rFonts w:ascii="Times New Roman" w:hAnsi="Times New Roman" w:cs="Times New Roman"/>
          <w:color w:val="000000" w:themeColor="text1"/>
          <w:sz w:val="20"/>
          <w:szCs w:val="20"/>
          <w:shd w:val="clear" w:color="auto" w:fill="FFFFFF"/>
          <w14:textFill>
            <w14:solidFill>
              <w14:schemeClr w14:val="tx1"/>
            </w14:solidFill>
          </w14:textFill>
        </w:rPr>
        <w:t>A’</w:t>
      </w:r>
      <w:r>
        <w:rPr>
          <w:rStyle w:val="25"/>
          <w:rFonts w:ascii="Times New Roman" w:hAnsi="Times New Roman" w:cs="Times New Roman"/>
          <w:color w:val="000000" w:themeColor="text1"/>
          <w:sz w:val="20"/>
          <w:szCs w:val="20"/>
          <w:shd w:val="clear" w:color="auto" w:fill="FFFFFF"/>
          <w14:textFill>
            <w14:solidFill>
              <w14:schemeClr w14:val="tx1"/>
            </w14:solidFill>
          </w14:textFill>
        </w:rPr>
        <w:t>0</w:t>
      </w:r>
    </w:p>
    <w:p w14:paraId="453263E7">
      <w:pPr>
        <w:jc w:val="center"/>
        <w:rPr>
          <w:rFonts w:ascii="Times New Roman" w:hAnsi="Times New Roman" w:cs="Times New Roman"/>
          <w:color w:val="000000" w:themeColor="text1"/>
          <w:sz w:val="20"/>
          <w:szCs w:val="20"/>
          <w14:textFill>
            <w14:solidFill>
              <w14:schemeClr w14:val="tx1"/>
            </w14:solidFill>
          </w14:textFill>
        </w:rPr>
      </w:pPr>
      <w:r>
        <w:rPr>
          <w:rStyle w:val="22"/>
          <w:rFonts w:ascii="Times New Roman" w:hAnsi="Times New Roman" w:cs="Times New Roman"/>
          <w:color w:val="000000" w:themeColor="text1"/>
          <w:sz w:val="20"/>
          <w:szCs w:val="20"/>
          <w:shd w:val="clear" w:color="auto" w:fill="FFFFFF"/>
          <w14:textFill>
            <w14:solidFill>
              <w14:schemeClr w14:val="tx1"/>
            </w14:solidFill>
          </w14:textFill>
        </w:rPr>
        <w:t>Y</w:t>
      </w:r>
      <w:r>
        <w:rPr>
          <w:rStyle w:val="25"/>
          <w:rFonts w:ascii="Times New Roman" w:hAnsi="Times New Roman" w:cs="Times New Roman"/>
          <w:color w:val="000000" w:themeColor="text1"/>
          <w:sz w:val="20"/>
          <w:szCs w:val="20"/>
          <w:shd w:val="clear" w:color="auto" w:fill="FFFFFF"/>
          <w14:textFill>
            <w14:solidFill>
              <w14:schemeClr w14:val="tx1"/>
            </w14:solidFill>
          </w14:textFill>
        </w:rPr>
        <w:t>5</w:t>
      </w:r>
      <w:r>
        <w:rPr>
          <w:rStyle w:val="26"/>
          <w:rFonts w:ascii="Times New Roman" w:hAnsi="Times New Roman" w:cs="Times New Roman"/>
          <w:color w:val="000000" w:themeColor="text1"/>
          <w:sz w:val="20"/>
          <w:szCs w:val="20"/>
          <w:shd w:val="clear" w:color="auto" w:fill="FFFFFF"/>
          <w14:textFill>
            <w14:solidFill>
              <w14:schemeClr w14:val="tx1"/>
            </w14:solidFill>
          </w14:textFill>
        </w:rPr>
        <w:t>=E</w:t>
      </w:r>
      <w:r>
        <w:rPr>
          <w:rStyle w:val="22"/>
          <w:rFonts w:ascii="Times New Roman" w:hAnsi="Times New Roman" w:cs="Times New Roman"/>
          <w:color w:val="000000" w:themeColor="text1"/>
          <w:sz w:val="20"/>
          <w:szCs w:val="20"/>
          <w:shd w:val="clear" w:color="auto" w:fill="FFFFFF"/>
          <w14:textFill>
            <w14:solidFill>
              <w14:schemeClr w14:val="tx1"/>
            </w14:solidFill>
          </w14:textFill>
        </w:rPr>
        <w:t xml:space="preserve"> A</w:t>
      </w:r>
      <w:r>
        <w:rPr>
          <w:rStyle w:val="25"/>
          <w:rFonts w:ascii="Times New Roman" w:hAnsi="Times New Roman" w:cs="Times New Roman"/>
          <w:color w:val="000000" w:themeColor="text1"/>
          <w:sz w:val="20"/>
          <w:szCs w:val="20"/>
          <w:shd w:val="clear" w:color="auto" w:fill="FFFFFF"/>
          <w14:textFill>
            <w14:solidFill>
              <w14:schemeClr w14:val="tx1"/>
            </w14:solidFill>
          </w14:textFill>
        </w:rPr>
        <w:t>2</w:t>
      </w:r>
      <w:r>
        <w:rPr>
          <w:rStyle w:val="22"/>
          <w:rFonts w:ascii="Times New Roman" w:hAnsi="Times New Roman" w:cs="Times New Roman"/>
          <w:color w:val="000000" w:themeColor="text1"/>
          <w:sz w:val="20"/>
          <w:szCs w:val="20"/>
          <w:shd w:val="clear" w:color="auto" w:fill="FFFFFF"/>
          <w14:textFill>
            <w14:solidFill>
              <w14:schemeClr w14:val="tx1"/>
            </w14:solidFill>
          </w14:textFill>
        </w:rPr>
        <w:t>A’</w:t>
      </w:r>
      <w:r>
        <w:rPr>
          <w:rStyle w:val="25"/>
          <w:rFonts w:ascii="Times New Roman" w:hAnsi="Times New Roman" w:cs="Times New Roman"/>
          <w:color w:val="000000" w:themeColor="text1"/>
          <w:sz w:val="20"/>
          <w:szCs w:val="20"/>
          <w:shd w:val="clear" w:color="auto" w:fill="FFFFFF"/>
          <w14:textFill>
            <w14:solidFill>
              <w14:schemeClr w14:val="tx1"/>
            </w14:solidFill>
          </w14:textFill>
        </w:rPr>
        <w:t>1</w:t>
      </w:r>
      <w:r>
        <w:rPr>
          <w:rStyle w:val="26"/>
          <w:rFonts w:ascii="Times New Roman" w:hAnsi="Times New Roman" w:cs="Times New Roman"/>
          <w:color w:val="000000" w:themeColor="text1"/>
          <w:sz w:val="20"/>
          <w:szCs w:val="20"/>
          <w:shd w:val="clear" w:color="auto" w:fill="FFFFFF"/>
          <w14:textFill>
            <w14:solidFill>
              <w14:schemeClr w14:val="tx1"/>
            </w14:solidFill>
          </w14:textFill>
        </w:rPr>
        <w:t>.</w:t>
      </w:r>
      <w:r>
        <w:rPr>
          <w:rStyle w:val="22"/>
          <w:rFonts w:ascii="Times New Roman" w:hAnsi="Times New Roman" w:cs="Times New Roman"/>
          <w:color w:val="000000" w:themeColor="text1"/>
          <w:sz w:val="20"/>
          <w:szCs w:val="20"/>
          <w:shd w:val="clear" w:color="auto" w:fill="FFFFFF"/>
          <w14:textFill>
            <w14:solidFill>
              <w14:schemeClr w14:val="tx1"/>
            </w14:solidFill>
          </w14:textFill>
        </w:rPr>
        <w:t>A</w:t>
      </w:r>
      <w:r>
        <w:rPr>
          <w:rStyle w:val="25"/>
          <w:rFonts w:ascii="Times New Roman" w:hAnsi="Times New Roman" w:cs="Times New Roman"/>
          <w:color w:val="000000" w:themeColor="text1"/>
          <w:sz w:val="20"/>
          <w:szCs w:val="20"/>
          <w:shd w:val="clear" w:color="auto" w:fill="FFFFFF"/>
          <w14:textFill>
            <w14:solidFill>
              <w14:schemeClr w14:val="tx1"/>
            </w14:solidFill>
          </w14:textFill>
        </w:rPr>
        <w:t>0</w:t>
      </w:r>
    </w:p>
    <w:p w14:paraId="392F7C78">
      <w:pPr>
        <w:jc w:val="center"/>
        <w:rPr>
          <w:rStyle w:val="25"/>
          <w:rFonts w:ascii="Times New Roman" w:hAnsi="Times New Roman" w:cs="Times New Roman"/>
          <w:color w:val="000000" w:themeColor="text1"/>
          <w:sz w:val="20"/>
          <w:szCs w:val="20"/>
          <w:shd w:val="clear" w:color="auto" w:fill="FFFFFF"/>
          <w14:textFill>
            <w14:solidFill>
              <w14:schemeClr w14:val="tx1"/>
            </w14:solidFill>
          </w14:textFill>
        </w:rPr>
      </w:pPr>
      <w:r>
        <w:rPr>
          <w:rStyle w:val="22"/>
          <w:rFonts w:ascii="Times New Roman" w:hAnsi="Times New Roman" w:cs="Times New Roman"/>
          <w:color w:val="000000" w:themeColor="text1"/>
          <w:sz w:val="20"/>
          <w:szCs w:val="20"/>
          <w:shd w:val="clear" w:color="auto" w:fill="FFFFFF"/>
          <w14:textFill>
            <w14:solidFill>
              <w14:schemeClr w14:val="tx1"/>
            </w14:solidFill>
          </w14:textFill>
        </w:rPr>
        <w:t>Y</w:t>
      </w:r>
      <w:r>
        <w:rPr>
          <w:rStyle w:val="25"/>
          <w:rFonts w:ascii="Times New Roman" w:hAnsi="Times New Roman" w:cs="Times New Roman"/>
          <w:color w:val="000000" w:themeColor="text1"/>
          <w:sz w:val="20"/>
          <w:szCs w:val="20"/>
          <w:shd w:val="clear" w:color="auto" w:fill="FFFFFF"/>
          <w14:textFill>
            <w14:solidFill>
              <w14:schemeClr w14:val="tx1"/>
            </w14:solidFill>
          </w14:textFill>
        </w:rPr>
        <w:t>6</w:t>
      </w:r>
      <w:r>
        <w:rPr>
          <w:rStyle w:val="26"/>
          <w:rFonts w:ascii="Times New Roman" w:hAnsi="Times New Roman" w:cs="Times New Roman"/>
          <w:color w:val="000000" w:themeColor="text1"/>
          <w:sz w:val="20"/>
          <w:szCs w:val="20"/>
          <w:shd w:val="clear" w:color="auto" w:fill="FFFFFF"/>
          <w14:textFill>
            <w14:solidFill>
              <w14:schemeClr w14:val="tx1"/>
            </w14:solidFill>
          </w14:textFill>
        </w:rPr>
        <w:t>=E</w:t>
      </w:r>
      <w:r>
        <w:rPr>
          <w:rStyle w:val="22"/>
          <w:rFonts w:ascii="Times New Roman" w:hAnsi="Times New Roman" w:cs="Times New Roman"/>
          <w:color w:val="000000" w:themeColor="text1"/>
          <w:sz w:val="20"/>
          <w:szCs w:val="20"/>
          <w:shd w:val="clear" w:color="auto" w:fill="FFFFFF"/>
          <w14:textFill>
            <w14:solidFill>
              <w14:schemeClr w14:val="tx1"/>
            </w14:solidFill>
          </w14:textFill>
        </w:rPr>
        <w:t xml:space="preserve"> A</w:t>
      </w:r>
      <w:r>
        <w:rPr>
          <w:rStyle w:val="25"/>
          <w:rFonts w:ascii="Times New Roman" w:hAnsi="Times New Roman" w:cs="Times New Roman"/>
          <w:color w:val="000000" w:themeColor="text1"/>
          <w:sz w:val="20"/>
          <w:szCs w:val="20"/>
          <w:shd w:val="clear" w:color="auto" w:fill="FFFFFF"/>
          <w14:textFill>
            <w14:solidFill>
              <w14:schemeClr w14:val="tx1"/>
            </w14:solidFill>
          </w14:textFill>
        </w:rPr>
        <w:t>2</w:t>
      </w:r>
      <w:r>
        <w:rPr>
          <w:rStyle w:val="22"/>
          <w:rFonts w:ascii="Times New Roman" w:hAnsi="Times New Roman" w:cs="Times New Roman"/>
          <w:color w:val="000000" w:themeColor="text1"/>
          <w:sz w:val="20"/>
          <w:szCs w:val="20"/>
          <w:shd w:val="clear" w:color="auto" w:fill="FFFFFF"/>
          <w14:textFill>
            <w14:solidFill>
              <w14:schemeClr w14:val="tx1"/>
            </w14:solidFill>
          </w14:textFill>
        </w:rPr>
        <w:t>A</w:t>
      </w:r>
      <w:r>
        <w:rPr>
          <w:rStyle w:val="25"/>
          <w:rFonts w:ascii="Times New Roman" w:hAnsi="Times New Roman" w:cs="Times New Roman"/>
          <w:color w:val="000000" w:themeColor="text1"/>
          <w:sz w:val="20"/>
          <w:szCs w:val="20"/>
          <w:shd w:val="clear" w:color="auto" w:fill="FFFFFF"/>
          <w14:textFill>
            <w14:solidFill>
              <w14:schemeClr w14:val="tx1"/>
            </w14:solidFill>
          </w14:textFill>
        </w:rPr>
        <w:t>1</w:t>
      </w:r>
      <w:r>
        <w:rPr>
          <w:rStyle w:val="26"/>
          <w:rFonts w:ascii="Times New Roman" w:hAnsi="Times New Roman" w:cs="Times New Roman"/>
          <w:color w:val="000000" w:themeColor="text1"/>
          <w:sz w:val="20"/>
          <w:szCs w:val="20"/>
          <w:shd w:val="clear" w:color="auto" w:fill="FFFFFF"/>
          <w14:textFill>
            <w14:solidFill>
              <w14:schemeClr w14:val="tx1"/>
            </w14:solidFill>
          </w14:textFill>
        </w:rPr>
        <w:t>.</w:t>
      </w:r>
      <w:r>
        <w:rPr>
          <w:rStyle w:val="22"/>
          <w:rFonts w:ascii="Times New Roman" w:hAnsi="Times New Roman" w:cs="Times New Roman"/>
          <w:color w:val="000000" w:themeColor="text1"/>
          <w:sz w:val="20"/>
          <w:szCs w:val="20"/>
          <w:shd w:val="clear" w:color="auto" w:fill="FFFFFF"/>
          <w14:textFill>
            <w14:solidFill>
              <w14:schemeClr w14:val="tx1"/>
            </w14:solidFill>
          </w14:textFill>
        </w:rPr>
        <w:t>A’</w:t>
      </w:r>
      <w:r>
        <w:rPr>
          <w:rStyle w:val="25"/>
          <w:rFonts w:ascii="Times New Roman" w:hAnsi="Times New Roman" w:cs="Times New Roman"/>
          <w:color w:val="000000" w:themeColor="text1"/>
          <w:sz w:val="20"/>
          <w:szCs w:val="20"/>
          <w:shd w:val="clear" w:color="auto" w:fill="FFFFFF"/>
          <w14:textFill>
            <w14:solidFill>
              <w14:schemeClr w14:val="tx1"/>
            </w14:solidFill>
          </w14:textFill>
        </w:rPr>
        <w:t>0</w:t>
      </w:r>
    </w:p>
    <w:p w14:paraId="6DC6E27B">
      <w:pPr>
        <w:jc w:val="center"/>
        <w:rPr>
          <w:rStyle w:val="25"/>
          <w:rFonts w:ascii="Times New Roman" w:hAnsi="Times New Roman" w:cs="Times New Roman"/>
          <w:color w:val="000000" w:themeColor="text1"/>
          <w:sz w:val="20"/>
          <w:szCs w:val="20"/>
          <w:shd w:val="clear" w:color="auto" w:fill="FFFFFF"/>
          <w14:textFill>
            <w14:solidFill>
              <w14:schemeClr w14:val="tx1"/>
            </w14:solidFill>
          </w14:textFill>
        </w:rPr>
      </w:pPr>
      <w:r>
        <w:rPr>
          <w:rStyle w:val="22"/>
          <w:rFonts w:ascii="Times New Roman" w:hAnsi="Times New Roman" w:cs="Times New Roman"/>
          <w:color w:val="000000" w:themeColor="text1"/>
          <w:sz w:val="20"/>
          <w:szCs w:val="20"/>
          <w:shd w:val="clear" w:color="auto" w:fill="FFFFFF"/>
          <w14:textFill>
            <w14:solidFill>
              <w14:schemeClr w14:val="tx1"/>
            </w14:solidFill>
          </w14:textFill>
        </w:rPr>
        <w:t>Y</w:t>
      </w:r>
      <w:r>
        <w:rPr>
          <w:rStyle w:val="25"/>
          <w:rFonts w:ascii="Times New Roman" w:hAnsi="Times New Roman" w:cs="Times New Roman"/>
          <w:color w:val="000000" w:themeColor="text1"/>
          <w:sz w:val="20"/>
          <w:szCs w:val="20"/>
          <w:shd w:val="clear" w:color="auto" w:fill="FFFFFF"/>
          <w14:textFill>
            <w14:solidFill>
              <w14:schemeClr w14:val="tx1"/>
            </w14:solidFill>
          </w14:textFill>
        </w:rPr>
        <w:t>7</w:t>
      </w:r>
      <w:r>
        <w:rPr>
          <w:rStyle w:val="26"/>
          <w:rFonts w:ascii="Times New Roman" w:hAnsi="Times New Roman" w:cs="Times New Roman"/>
          <w:color w:val="000000" w:themeColor="text1"/>
          <w:sz w:val="20"/>
          <w:szCs w:val="20"/>
          <w:shd w:val="clear" w:color="auto" w:fill="FFFFFF"/>
          <w14:textFill>
            <w14:solidFill>
              <w14:schemeClr w14:val="tx1"/>
            </w14:solidFill>
          </w14:textFill>
        </w:rPr>
        <w:t>=E</w:t>
      </w:r>
      <w:r>
        <w:rPr>
          <w:rStyle w:val="22"/>
          <w:rFonts w:ascii="Times New Roman" w:hAnsi="Times New Roman" w:cs="Times New Roman"/>
          <w:color w:val="000000" w:themeColor="text1"/>
          <w:sz w:val="20"/>
          <w:szCs w:val="20"/>
          <w:shd w:val="clear" w:color="auto" w:fill="FFFFFF"/>
          <w14:textFill>
            <w14:solidFill>
              <w14:schemeClr w14:val="tx1"/>
            </w14:solidFill>
          </w14:textFill>
        </w:rPr>
        <w:t xml:space="preserve"> A</w:t>
      </w:r>
      <w:r>
        <w:rPr>
          <w:rStyle w:val="25"/>
          <w:rFonts w:ascii="Times New Roman" w:hAnsi="Times New Roman" w:cs="Times New Roman"/>
          <w:color w:val="000000" w:themeColor="text1"/>
          <w:sz w:val="20"/>
          <w:szCs w:val="20"/>
          <w:shd w:val="clear" w:color="auto" w:fill="FFFFFF"/>
          <w14:textFill>
            <w14:solidFill>
              <w14:schemeClr w14:val="tx1"/>
            </w14:solidFill>
          </w14:textFill>
        </w:rPr>
        <w:t>2</w:t>
      </w:r>
      <w:r>
        <w:rPr>
          <w:rStyle w:val="22"/>
          <w:rFonts w:ascii="Times New Roman" w:hAnsi="Times New Roman" w:cs="Times New Roman"/>
          <w:color w:val="000000" w:themeColor="text1"/>
          <w:sz w:val="20"/>
          <w:szCs w:val="20"/>
          <w:shd w:val="clear" w:color="auto" w:fill="FFFFFF"/>
          <w14:textFill>
            <w14:solidFill>
              <w14:schemeClr w14:val="tx1"/>
            </w14:solidFill>
          </w14:textFill>
        </w:rPr>
        <w:t>A</w:t>
      </w:r>
      <w:r>
        <w:rPr>
          <w:rStyle w:val="25"/>
          <w:rFonts w:ascii="Times New Roman" w:hAnsi="Times New Roman" w:cs="Times New Roman"/>
          <w:color w:val="000000" w:themeColor="text1"/>
          <w:sz w:val="20"/>
          <w:szCs w:val="20"/>
          <w:shd w:val="clear" w:color="auto" w:fill="FFFFFF"/>
          <w14:textFill>
            <w14:solidFill>
              <w14:schemeClr w14:val="tx1"/>
            </w14:solidFill>
          </w14:textFill>
        </w:rPr>
        <w:t>1</w:t>
      </w:r>
      <w:r>
        <w:rPr>
          <w:rStyle w:val="26"/>
          <w:rFonts w:ascii="Times New Roman" w:hAnsi="Times New Roman" w:cs="Times New Roman"/>
          <w:color w:val="000000" w:themeColor="text1"/>
          <w:sz w:val="20"/>
          <w:szCs w:val="20"/>
          <w:shd w:val="clear" w:color="auto" w:fill="FFFFFF"/>
          <w14:textFill>
            <w14:solidFill>
              <w14:schemeClr w14:val="tx1"/>
            </w14:solidFill>
          </w14:textFill>
        </w:rPr>
        <w:t>.</w:t>
      </w:r>
      <w:r>
        <w:rPr>
          <w:rStyle w:val="22"/>
          <w:rFonts w:ascii="Times New Roman" w:hAnsi="Times New Roman" w:cs="Times New Roman"/>
          <w:color w:val="000000" w:themeColor="text1"/>
          <w:sz w:val="20"/>
          <w:szCs w:val="20"/>
          <w:shd w:val="clear" w:color="auto" w:fill="FFFFFF"/>
          <w14:textFill>
            <w14:solidFill>
              <w14:schemeClr w14:val="tx1"/>
            </w14:solidFill>
          </w14:textFill>
        </w:rPr>
        <w:t>A</w:t>
      </w:r>
      <w:r>
        <w:rPr>
          <w:rStyle w:val="25"/>
          <w:rFonts w:ascii="Times New Roman" w:hAnsi="Times New Roman" w:cs="Times New Roman"/>
          <w:color w:val="000000" w:themeColor="text1"/>
          <w:sz w:val="20"/>
          <w:szCs w:val="20"/>
          <w:shd w:val="clear" w:color="auto" w:fill="FFFFFF"/>
          <w14:textFill>
            <w14:solidFill>
              <w14:schemeClr w14:val="tx1"/>
            </w14:solidFill>
          </w14:textFill>
        </w:rPr>
        <w:t>0</w:t>
      </w:r>
    </w:p>
    <w:p w14:paraId="40154A7F">
      <w:pPr>
        <w:rPr>
          <w:rFonts w:ascii="Times New Roman" w:hAnsi="Times New Roman" w:cs="Times New Roman"/>
          <w:color w:val="000000" w:themeColor="text1"/>
          <w:sz w:val="20"/>
          <w:szCs w:val="20"/>
          <w:shd w:val="clear" w:color="auto" w:fill="FFFFFF"/>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By ignoring Enable bit we can design 3-8 line Decoder as shown in Diagram below-</w:t>
      </w:r>
    </w:p>
    <w:p w14:paraId="0BD7BD9D">
      <w:pPr>
        <w:jc w:val="center"/>
        <w:rPr>
          <w:rFonts w:ascii="Times New Roman" w:hAnsi="Times New Roman" w:cs="Times New Roman"/>
          <w:color w:val="000000" w:themeColor="text1"/>
          <w:sz w:val="20"/>
          <w:szCs w:val="20"/>
          <w14:textFill>
            <w14:solidFill>
              <w14:schemeClr w14:val="tx1"/>
            </w14:solidFill>
          </w14:textFill>
        </w:rPr>
      </w:pPr>
    </w:p>
    <w:p w14:paraId="6E91E17C">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drawing>
          <wp:inline distT="0" distB="0" distL="0" distR="0">
            <wp:extent cx="3524250" cy="2816860"/>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3555376" cy="2841999"/>
                    </a:xfrm>
                    <a:prstGeom prst="rect">
                      <a:avLst/>
                    </a:prstGeom>
                    <a:noFill/>
                    <a:ln>
                      <a:noFill/>
                    </a:ln>
                  </pic:spPr>
                </pic:pic>
              </a:graphicData>
            </a:graphic>
          </wp:inline>
        </w:drawing>
      </w:r>
    </w:p>
    <w:p w14:paraId="46682D5A">
      <w:pPr>
        <w:jc w:val="center"/>
        <w:rPr>
          <w:rFonts w:ascii="Times New Roman" w:hAnsi="Times New Roman" w:cs="Times New Roman"/>
          <w:color w:val="000000" w:themeColor="text1"/>
          <w:sz w:val="20"/>
          <w:szCs w:val="20"/>
          <w14:textFill>
            <w14:solidFill>
              <w14:schemeClr w14:val="tx1"/>
            </w14:solidFill>
          </w14:textFill>
        </w:rPr>
      </w:pPr>
    </w:p>
    <w:p w14:paraId="469B5843">
      <w:pPr>
        <w:spacing w:after="0"/>
        <w:rPr>
          <w:rFonts w:ascii="Times New Roman" w:hAnsi="Times New Roman" w:eastAsia="CIDFont+F2"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RESULT:</w:t>
      </w:r>
      <w:r>
        <w:rPr>
          <w:rFonts w:ascii="Times New Roman" w:hAnsi="Times New Roman" w:eastAsia="CIDFont+F2" w:cs="Times New Roman"/>
          <w:color w:val="000000" w:themeColor="text1"/>
          <w:sz w:val="20"/>
          <w:szCs w:val="20"/>
          <w14:textFill>
            <w14:solidFill>
              <w14:schemeClr w14:val="tx1"/>
            </w14:solidFill>
          </w14:textFill>
        </w:rPr>
        <w:t xml:space="preserve"> Implementation of 3–8-line Decoder done successfully.</w:t>
      </w:r>
    </w:p>
    <w:p w14:paraId="1F4FF9E5">
      <w:pPr>
        <w:rPr>
          <w:rFonts w:ascii="Times New Roman" w:hAnsi="Times New Roman" w:cs="Times New Roman"/>
          <w:b/>
          <w:bCs/>
          <w:color w:val="000000" w:themeColor="text1"/>
          <w:sz w:val="20"/>
          <w:szCs w:val="20"/>
          <w14:textFill>
            <w14:solidFill>
              <w14:schemeClr w14:val="tx1"/>
            </w14:solidFill>
          </w14:textFill>
        </w:rPr>
      </w:pPr>
    </w:p>
    <w:p w14:paraId="1845F86B">
      <w:pPr>
        <w:pStyle w:val="3"/>
        <w:ind w:left="253"/>
        <w:jc w:val="center"/>
        <w:rPr>
          <w:rFonts w:cs="Times New Roman"/>
          <w:color w:val="000000" w:themeColor="text1"/>
          <w:sz w:val="20"/>
          <w:szCs w:val="20"/>
          <w14:textFill>
            <w14:solidFill>
              <w14:schemeClr w14:val="tx1"/>
            </w14:solidFill>
          </w14:textFill>
        </w:rPr>
      </w:pPr>
    </w:p>
    <w:p w14:paraId="699A2F18">
      <w:pPr>
        <w:pStyle w:val="3"/>
        <w:ind w:left="253"/>
        <w:jc w:val="center"/>
        <w:rPr>
          <w:rFonts w:cs="Times New Roman"/>
          <w:color w:val="000000" w:themeColor="text1"/>
          <w:sz w:val="20"/>
          <w:szCs w:val="20"/>
          <w:u w:val="single"/>
          <w14:textFill>
            <w14:solidFill>
              <w14:schemeClr w14:val="tx1"/>
            </w14:solidFill>
          </w14:textFill>
        </w:rPr>
      </w:pPr>
    </w:p>
    <w:p w14:paraId="332A0050"/>
    <w:p w14:paraId="1F693633">
      <w:pPr>
        <w:pStyle w:val="3"/>
        <w:jc w:val="center"/>
        <w:rPr>
          <w:rFonts w:cs="Times New Roman"/>
          <w:color w:val="000000" w:themeColor="text1"/>
          <w:sz w:val="20"/>
          <w:szCs w:val="20"/>
          <w14:textFill>
            <w14:solidFill>
              <w14:schemeClr w14:val="tx1"/>
            </w14:solidFill>
          </w14:textFill>
        </w:rPr>
      </w:pPr>
    </w:p>
    <w:p w14:paraId="5E14D916">
      <w:pPr>
        <w:pStyle w:val="3"/>
        <w:jc w:val="center"/>
        <w:rPr>
          <w:rFonts w:cs="Times New Roman"/>
          <w:color w:val="000000" w:themeColor="text1"/>
          <w:sz w:val="20"/>
          <w:szCs w:val="20"/>
          <w14:textFill>
            <w14:solidFill>
              <w14:schemeClr w14:val="tx1"/>
            </w14:solidFill>
          </w14:textFill>
        </w:rPr>
      </w:pPr>
    </w:p>
    <w:p w14:paraId="4760D535"/>
    <w:p w14:paraId="7C5E76FF"/>
    <w:p w14:paraId="05422034"/>
    <w:p w14:paraId="4D1F8117"/>
    <w:p w14:paraId="6A389539"/>
    <w:p w14:paraId="042BF4BB">
      <w:pPr>
        <w:pStyle w:val="3"/>
        <w:jc w:val="center"/>
        <w:rPr>
          <w:rFonts w:cs="Times New Roman"/>
          <w:color w:val="000000" w:themeColor="text1"/>
          <w:sz w:val="20"/>
          <w:szCs w:val="20"/>
          <w14:textFill>
            <w14:solidFill>
              <w14:schemeClr w14:val="tx1"/>
            </w14:solidFill>
          </w14:textFill>
        </w:rPr>
      </w:pPr>
    </w:p>
    <w:p w14:paraId="3063751C">
      <w:pPr>
        <w:pStyle w:val="3"/>
        <w:jc w:val="center"/>
        <w:rPr>
          <w:rFonts w:cs="Times New Roman"/>
          <w:color w:val="000000" w:themeColor="text1"/>
          <w:sz w:val="20"/>
          <w:szCs w:val="20"/>
          <w14:textFill>
            <w14:solidFill>
              <w14:schemeClr w14:val="tx1"/>
            </w14:solidFill>
          </w14:textFill>
        </w:rPr>
      </w:pPr>
      <w:r>
        <w:rPr>
          <w:rFonts w:cs="Times New Roman"/>
          <w:color w:val="000000" w:themeColor="text1"/>
          <w:sz w:val="20"/>
          <w:szCs w:val="20"/>
          <w14:textFill>
            <w14:solidFill>
              <w14:schemeClr w14:val="tx1"/>
            </w14:solidFill>
          </w14:textFill>
        </w:rPr>
        <w:t>EXPERIMENT  6</w:t>
      </w:r>
    </w:p>
    <w:p w14:paraId="0A0C1572">
      <w:pPr>
        <w:pStyle w:val="3"/>
        <w:ind w:left="253"/>
        <w:rPr>
          <w:rFonts w:cs="Times New Roman"/>
          <w:color w:val="000000" w:themeColor="text1"/>
          <w:sz w:val="20"/>
          <w:szCs w:val="20"/>
          <w14:textFill>
            <w14:solidFill>
              <w14:schemeClr w14:val="tx1"/>
            </w14:solidFill>
          </w14:textFill>
        </w:rPr>
      </w:pPr>
      <w:r>
        <w:rPr>
          <w:rFonts w:cs="Times New Roman"/>
          <w:color w:val="000000" w:themeColor="text1"/>
          <w:sz w:val="20"/>
          <w:szCs w:val="20"/>
          <w14:textFill>
            <w14:solidFill>
              <w14:schemeClr w14:val="tx1"/>
            </w14:solidFill>
          </w14:textFill>
        </w:rPr>
        <w:t xml:space="preserve">AIM: </w:t>
      </w:r>
      <w:r>
        <w:rPr>
          <w:rFonts w:cs="Times New Roman"/>
          <w:b w:val="0"/>
          <w:bCs w:val="0"/>
          <w:color w:val="000000" w:themeColor="text1"/>
          <w:sz w:val="20"/>
          <w:szCs w:val="20"/>
          <w14:textFill>
            <w14:solidFill>
              <w14:schemeClr w14:val="tx1"/>
            </w14:solidFill>
          </w14:textFill>
        </w:rPr>
        <w:t>Design 4*1 and 8*1 Multiplexers using COA simulator.</w:t>
      </w:r>
    </w:p>
    <w:p w14:paraId="25C27BB2">
      <w:pPr>
        <w:pStyle w:val="3"/>
        <w:ind w:left="253"/>
        <w:jc w:val="both"/>
        <w:rPr>
          <w:rFonts w:cs="Times New Roman"/>
          <w:color w:val="000000" w:themeColor="text1"/>
          <w:sz w:val="20"/>
          <w:szCs w:val="20"/>
          <w14:textFill>
            <w14:solidFill>
              <w14:schemeClr w14:val="tx1"/>
            </w14:solidFill>
          </w14:textFill>
        </w:rPr>
      </w:pPr>
      <w:r>
        <w:rPr>
          <w:rFonts w:cs="Times New Roman"/>
          <w:color w:val="000000" w:themeColor="text1"/>
          <w:sz w:val="20"/>
          <w:szCs w:val="20"/>
          <w14:textFill>
            <w14:solidFill>
              <w14:schemeClr w14:val="tx1"/>
            </w14:solidFill>
          </w14:textFill>
        </w:rPr>
        <w:t>Theory:</w:t>
      </w:r>
    </w:p>
    <w:p w14:paraId="608249D5">
      <w:pPr>
        <w:rPr>
          <w:rFonts w:ascii="Times New Roman" w:hAnsi="Times New Roman" w:cs="Times New Roman"/>
          <w:sz w:val="20"/>
          <w:szCs w:val="20"/>
        </w:rPr>
      </w:pPr>
      <w:r>
        <w:rPr>
          <w:rFonts w:ascii="Times New Roman" w:hAnsi="Times New Roman" w:cs="Times New Roman"/>
          <w:sz w:val="20"/>
          <w:szCs w:val="20"/>
        </w:rPr>
        <w:t>Multiplexers:</w:t>
      </w:r>
    </w:p>
    <w:p w14:paraId="01576280">
      <w:pPr>
        <w:spacing w:after="0" w:line="259" w:lineRule="auto"/>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 Multiplexer (MUX) can be described as a combinational circuit that receives binary information from one of the 2^n input data lines and directs it to a single output line.</w:t>
      </w:r>
    </w:p>
    <w:p w14:paraId="106A6E1E">
      <w:pPr>
        <w:spacing w:after="0" w:line="259" w:lineRule="auto"/>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The selection of a particular input data line for the output is decided on the basis of selection lines.</w:t>
      </w:r>
    </w:p>
    <w:p w14:paraId="5E0F2F6B">
      <w:pPr>
        <w:spacing w:after="0" w:line="259" w:lineRule="auto"/>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The multiplexer is often called as data selector since it selects only one of many data inputs.</w:t>
      </w:r>
    </w:p>
    <w:p w14:paraId="079AFBE5">
      <w:pPr>
        <w:spacing w:after="0" w:line="259" w:lineRule="auto"/>
        <w:jc w:val="both"/>
        <w:rPr>
          <w:rFonts w:ascii="Times New Roman" w:hAnsi="Times New Roman" w:cs="Times New Roman"/>
          <w:color w:val="000000" w:themeColor="text1"/>
          <w:sz w:val="20"/>
          <w:szCs w:val="20"/>
          <w14:textFill>
            <w14:solidFill>
              <w14:schemeClr w14:val="tx1"/>
            </w14:solidFill>
          </w14:textFill>
        </w:rPr>
      </w:pPr>
    </w:p>
    <w:p w14:paraId="5FBE3E15">
      <w:pPr>
        <w:spacing w:after="0" w:line="259" w:lineRule="auto"/>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Note: A 2^n-to-1 multiplexer has 2^n input data lines and n input selection lines whose bit combinations determine which input data are selected for the output.</w:t>
      </w:r>
    </w:p>
    <w:p w14:paraId="206086D2">
      <w:pPr>
        <w:spacing w:after="0" w:line="259" w:lineRule="auto"/>
        <w:jc w:val="both"/>
        <w:rPr>
          <w:rFonts w:ascii="Times New Roman" w:hAnsi="Times New Roman" w:cs="Times New Roman"/>
          <w:color w:val="000000" w:themeColor="text1"/>
          <w:sz w:val="20"/>
          <w:szCs w:val="20"/>
          <w14:textFill>
            <w14:solidFill>
              <w14:schemeClr w14:val="tx1"/>
            </w14:solidFill>
          </w14:textFill>
        </w:rPr>
      </w:pPr>
    </w:p>
    <w:p w14:paraId="3220DBF0">
      <w:pPr>
        <w:spacing w:after="0" w:line="259" w:lineRule="auto"/>
        <w:jc w:val="both"/>
        <w:rPr>
          <w:rFonts w:ascii="Times New Roman" w:hAnsi="Times New Roman" w:cs="Times New Roman"/>
          <w:color w:val="000000" w:themeColor="text1"/>
          <w:sz w:val="20"/>
          <w:szCs w:val="20"/>
          <w14:textFill>
            <w14:solidFill>
              <w14:schemeClr w14:val="tx1"/>
            </w14:solidFill>
          </w14:textFill>
        </w:rPr>
      </w:pPr>
    </w:p>
    <w:p w14:paraId="31A26220">
      <w:pPr>
        <w:spacing w:after="0" w:line="259" w:lineRule="auto"/>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Block diagram of 4*1 Multiplexer</w:t>
      </w:r>
    </w:p>
    <w:p w14:paraId="3D9B3A98">
      <w:pPr>
        <w:spacing w:after="0" w:line="259" w:lineRule="auto"/>
        <w:jc w:val="both"/>
        <w:rPr>
          <w:rFonts w:ascii="Times New Roman" w:hAnsi="Times New Roman" w:cs="Times New Roman"/>
          <w:color w:val="000000" w:themeColor="text1"/>
          <w:sz w:val="20"/>
          <w:szCs w:val="20"/>
          <w14:textFill>
            <w14:solidFill>
              <w14:schemeClr w14:val="tx1"/>
            </w14:solidFill>
          </w14:textFill>
        </w:rPr>
      </w:pPr>
    </w:p>
    <w:p w14:paraId="0723B250">
      <w:pPr>
        <w:spacing w:after="0" w:line="259" w:lineRule="auto"/>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drawing>
          <wp:inline distT="0" distB="0" distL="0" distR="0">
            <wp:extent cx="2950845" cy="2336800"/>
            <wp:effectExtent l="0" t="0" r="1905" b="6350"/>
            <wp:docPr id="200" name="Picture 200" descr="Multiplex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descr="Multiplexers"/>
                    <pic:cNvPicPr>
                      <a:picLocks noChangeAspect="1" noChangeArrowheads="1"/>
                    </pic:cNvPicPr>
                  </pic:nvPicPr>
                  <pic:blipFill>
                    <a:blip r:embed="rId57"/>
                    <a:srcRect/>
                    <a:stretch>
                      <a:fillRect/>
                    </a:stretch>
                  </pic:blipFill>
                  <pic:spPr>
                    <a:xfrm>
                      <a:off x="0" y="0"/>
                      <a:ext cx="2954310" cy="2339127"/>
                    </a:xfrm>
                    <a:prstGeom prst="rect">
                      <a:avLst/>
                    </a:prstGeom>
                    <a:noFill/>
                    <a:ln w="9525">
                      <a:noFill/>
                      <a:miter lim="800000"/>
                      <a:headEnd/>
                      <a:tailEnd/>
                    </a:ln>
                  </pic:spPr>
                </pic:pic>
              </a:graphicData>
            </a:graphic>
          </wp:inline>
        </w:drawing>
      </w:r>
    </w:p>
    <w:p w14:paraId="7F7C5969">
      <w:pPr>
        <w:spacing w:after="0" w:line="259" w:lineRule="auto"/>
        <w:jc w:val="both"/>
        <w:rPr>
          <w:rFonts w:ascii="Times New Roman" w:hAnsi="Times New Roman" w:cs="Times New Roman"/>
          <w:color w:val="000000" w:themeColor="text1"/>
          <w:sz w:val="20"/>
          <w:szCs w:val="20"/>
          <w:shd w:val="clear" w:color="auto" w:fill="FFFFFF"/>
          <w14:textFill>
            <w14:solidFill>
              <w14:schemeClr w14:val="tx1"/>
            </w14:solidFill>
          </w14:textFill>
        </w:rPr>
      </w:pPr>
      <w:r>
        <w:rPr>
          <w:rFonts w:ascii="Times New Roman" w:hAnsi="Times New Roman" w:cs="Times New Roman"/>
          <w:color w:val="000000" w:themeColor="text1"/>
          <w:sz w:val="20"/>
          <w:szCs w:val="20"/>
          <w:shd w:val="clear" w:color="auto" w:fill="FFFFFF"/>
          <w14:textFill>
            <w14:solidFill>
              <w14:schemeClr w14:val="tx1"/>
            </w14:solidFill>
          </w14:textFill>
        </w:rPr>
        <w:t>Out of these four input data lines, a particular input data line will be connected to the output based on the combination of inputs present at these two selection lines.</w:t>
      </w:r>
    </w:p>
    <w:p w14:paraId="607F13BE">
      <w:pPr>
        <w:spacing w:after="0" w:line="259" w:lineRule="auto"/>
        <w:jc w:val="both"/>
        <w:rPr>
          <w:rFonts w:ascii="Times New Roman" w:hAnsi="Times New Roman" w:cs="Times New Roman"/>
          <w:color w:val="000000" w:themeColor="text1"/>
          <w:sz w:val="20"/>
          <w:szCs w:val="20"/>
          <w:shd w:val="clear" w:color="auto" w:fill="FFFFFF"/>
          <w14:textFill>
            <w14:solidFill>
              <w14:schemeClr w14:val="tx1"/>
            </w14:solidFill>
          </w14:textFill>
        </w:rPr>
      </w:pPr>
    </w:p>
    <w:p w14:paraId="062550F2">
      <w:pPr>
        <w:spacing w:after="0" w:line="259" w:lineRule="auto"/>
        <w:jc w:val="both"/>
        <w:rPr>
          <w:rFonts w:ascii="Times New Roman" w:hAnsi="Times New Roman" w:cs="Times New Roman"/>
          <w:color w:val="000000" w:themeColor="text1"/>
          <w:sz w:val="20"/>
          <w:szCs w:val="20"/>
          <w:shd w:val="clear" w:color="auto" w:fill="FFFFFF"/>
          <w14:textFill>
            <w14:solidFill>
              <w14:schemeClr w14:val="tx1"/>
            </w14:solidFill>
          </w14:textFill>
        </w:rPr>
      </w:pPr>
    </w:p>
    <w:p w14:paraId="0F13835F">
      <w:pPr>
        <w:spacing w:after="0" w:line="259" w:lineRule="auto"/>
        <w:jc w:val="both"/>
        <w:rPr>
          <w:rFonts w:ascii="Times New Roman" w:hAnsi="Times New Roman" w:cs="Times New Roman"/>
          <w:color w:val="000000" w:themeColor="text1"/>
          <w:sz w:val="20"/>
          <w:szCs w:val="20"/>
          <w:shd w:val="clear" w:color="auto" w:fill="FFFFFF"/>
          <w14:textFill>
            <w14:solidFill>
              <w14:schemeClr w14:val="tx1"/>
            </w14:solidFill>
          </w14:textFill>
        </w:rPr>
      </w:pPr>
      <w:r>
        <w:rPr>
          <w:rFonts w:ascii="Times New Roman" w:hAnsi="Times New Roman" w:cs="Times New Roman"/>
          <w:color w:val="000000" w:themeColor="text1"/>
          <w:sz w:val="20"/>
          <w:szCs w:val="20"/>
          <w:shd w:val="clear" w:color="auto" w:fill="FFFFFF"/>
          <w14:textFill>
            <w14:solidFill>
              <w14:schemeClr w14:val="tx1"/>
            </w14:solidFill>
          </w14:textFill>
        </w:rPr>
        <w:t>Truth Table of 4*1 Multiplexer</w:t>
      </w:r>
    </w:p>
    <w:p w14:paraId="7AA394C5">
      <w:pPr>
        <w:spacing w:after="0" w:line="259" w:lineRule="auto"/>
        <w:jc w:val="both"/>
        <w:rPr>
          <w:rFonts w:ascii="Times New Roman" w:hAnsi="Times New Roman" w:cs="Times New Roman"/>
          <w:color w:val="000000" w:themeColor="text1"/>
          <w:sz w:val="20"/>
          <w:szCs w:val="20"/>
          <w14:textFill>
            <w14:solidFill>
              <w14:schemeClr w14:val="tx1"/>
            </w14:solidFill>
          </w14:textFill>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1170"/>
        <w:gridCol w:w="450"/>
      </w:tblGrid>
      <w:tr w14:paraId="416FC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tcPr>
          <w:p w14:paraId="708F51C9">
            <w:pPr>
              <w:spacing w:after="0" w:line="259" w:lineRule="auto"/>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S1</w:t>
            </w:r>
          </w:p>
        </w:tc>
        <w:tc>
          <w:tcPr>
            <w:tcW w:w="1170" w:type="dxa"/>
          </w:tcPr>
          <w:p w14:paraId="45416E8D">
            <w:pPr>
              <w:spacing w:after="0" w:line="259" w:lineRule="auto"/>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S0</w:t>
            </w:r>
          </w:p>
        </w:tc>
        <w:tc>
          <w:tcPr>
            <w:tcW w:w="450" w:type="dxa"/>
          </w:tcPr>
          <w:p w14:paraId="7A3AEBAA">
            <w:pPr>
              <w:spacing w:after="0" w:line="259" w:lineRule="auto"/>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Y</w:t>
            </w:r>
          </w:p>
        </w:tc>
      </w:tr>
      <w:tr w14:paraId="61B06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tcPr>
          <w:p w14:paraId="7936DA75">
            <w:pPr>
              <w:spacing w:after="0" w:line="259" w:lineRule="auto"/>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1170" w:type="dxa"/>
          </w:tcPr>
          <w:p w14:paraId="4867A20E">
            <w:pPr>
              <w:spacing w:after="0" w:line="259" w:lineRule="auto"/>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450" w:type="dxa"/>
          </w:tcPr>
          <w:p w14:paraId="4AC0CE20">
            <w:pPr>
              <w:spacing w:after="0" w:line="259" w:lineRule="auto"/>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I0</w:t>
            </w:r>
          </w:p>
        </w:tc>
      </w:tr>
      <w:tr w14:paraId="24D1E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tcPr>
          <w:p w14:paraId="48BA0A35">
            <w:pPr>
              <w:spacing w:after="0" w:line="259" w:lineRule="auto"/>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1170" w:type="dxa"/>
          </w:tcPr>
          <w:p w14:paraId="2426677A">
            <w:pPr>
              <w:spacing w:after="0" w:line="259" w:lineRule="auto"/>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450" w:type="dxa"/>
          </w:tcPr>
          <w:p w14:paraId="705C6D16">
            <w:pPr>
              <w:spacing w:after="0" w:line="259" w:lineRule="auto"/>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I1</w:t>
            </w:r>
          </w:p>
        </w:tc>
      </w:tr>
      <w:tr w14:paraId="31338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tcPr>
          <w:p w14:paraId="23949E03">
            <w:pPr>
              <w:spacing w:after="0" w:line="259" w:lineRule="auto"/>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1170" w:type="dxa"/>
          </w:tcPr>
          <w:p w14:paraId="177EAE5C">
            <w:pPr>
              <w:spacing w:after="0" w:line="259" w:lineRule="auto"/>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450" w:type="dxa"/>
          </w:tcPr>
          <w:p w14:paraId="71F3CE05">
            <w:pPr>
              <w:spacing w:after="0" w:line="259" w:lineRule="auto"/>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I2</w:t>
            </w:r>
          </w:p>
        </w:tc>
      </w:tr>
      <w:tr w14:paraId="32481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tcPr>
          <w:p w14:paraId="206B8DE2">
            <w:pPr>
              <w:spacing w:after="0" w:line="259" w:lineRule="auto"/>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1170" w:type="dxa"/>
          </w:tcPr>
          <w:p w14:paraId="592ED37E">
            <w:pPr>
              <w:spacing w:after="0" w:line="259" w:lineRule="auto"/>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450" w:type="dxa"/>
          </w:tcPr>
          <w:p w14:paraId="7474720B">
            <w:pPr>
              <w:spacing w:after="0" w:line="259" w:lineRule="auto"/>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I3</w:t>
            </w:r>
          </w:p>
        </w:tc>
      </w:tr>
    </w:tbl>
    <w:p w14:paraId="12D018A0">
      <w:pPr>
        <w:spacing w:after="0" w:line="259" w:lineRule="auto"/>
        <w:jc w:val="both"/>
        <w:rPr>
          <w:rFonts w:ascii="Times New Roman" w:hAnsi="Times New Roman" w:cs="Times New Roman"/>
          <w:color w:val="000000" w:themeColor="text1"/>
          <w:sz w:val="20"/>
          <w:szCs w:val="20"/>
          <w14:textFill>
            <w14:solidFill>
              <w14:schemeClr w14:val="tx1"/>
            </w14:solidFill>
          </w14:textFill>
        </w:rPr>
      </w:pPr>
    </w:p>
    <w:p w14:paraId="544D5A6F">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From the function table, we can write the Boolean function for the output (y) as:</w:t>
      </w:r>
    </w:p>
    <w:p w14:paraId="369349E3">
      <w:pPr>
        <w:spacing w:after="0" w:line="259" w:lineRule="auto"/>
        <w:rPr>
          <w:rFonts w:ascii="Times New Roman" w:hAnsi="Times New Roman" w:cs="Times New Roman"/>
          <w:color w:val="000000" w:themeColor="text1"/>
          <w:sz w:val="20"/>
          <w:szCs w:val="20"/>
          <w14:textFill>
            <w14:solidFill>
              <w14:schemeClr w14:val="tx1"/>
            </w14:solidFill>
          </w14:textFill>
        </w:rPr>
      </w:pPr>
    </w:p>
    <w:p w14:paraId="4B866314">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y = S1'S0'I0 + S1' S0'I1 + S1S0'I2 + S1S0I3</w:t>
      </w:r>
    </w:p>
    <w:p w14:paraId="7D93D964">
      <w:pPr>
        <w:spacing w:after="0" w:line="259" w:lineRule="auto"/>
        <w:rPr>
          <w:rFonts w:ascii="Times New Roman" w:hAnsi="Times New Roman" w:cs="Times New Roman"/>
          <w:color w:val="000000" w:themeColor="text1"/>
          <w:sz w:val="20"/>
          <w:szCs w:val="20"/>
          <w14:textFill>
            <w14:solidFill>
              <w14:schemeClr w14:val="tx1"/>
            </w14:solidFill>
          </w14:textFill>
        </w:rPr>
      </w:pPr>
    </w:p>
    <w:p w14:paraId="2C07DD72">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drawing>
          <wp:inline distT="0" distB="0" distL="0" distR="0">
            <wp:extent cx="3075940" cy="2478405"/>
            <wp:effectExtent l="0" t="0" r="0" b="0"/>
            <wp:docPr id="203" name="Picture 203" descr="Multiplex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descr="Multiplexers"/>
                    <pic:cNvPicPr>
                      <a:picLocks noChangeAspect="1" noChangeArrowheads="1"/>
                    </pic:cNvPicPr>
                  </pic:nvPicPr>
                  <pic:blipFill>
                    <a:blip r:embed="rId58"/>
                    <a:srcRect/>
                    <a:stretch>
                      <a:fillRect/>
                    </a:stretch>
                  </pic:blipFill>
                  <pic:spPr>
                    <a:xfrm>
                      <a:off x="0" y="0"/>
                      <a:ext cx="3087002" cy="2487530"/>
                    </a:xfrm>
                    <a:prstGeom prst="rect">
                      <a:avLst/>
                    </a:prstGeom>
                    <a:noFill/>
                    <a:ln w="9525">
                      <a:noFill/>
                      <a:miter lim="800000"/>
                      <a:headEnd/>
                      <a:tailEnd/>
                    </a:ln>
                  </pic:spPr>
                </pic:pic>
              </a:graphicData>
            </a:graphic>
          </wp:inline>
        </w:drawing>
      </w:r>
    </w:p>
    <w:p w14:paraId="44C72BAA">
      <w:pPr>
        <w:spacing w:after="0" w:line="259" w:lineRule="auto"/>
        <w:rPr>
          <w:rFonts w:ascii="Times New Roman" w:hAnsi="Times New Roman" w:cs="Times New Roman"/>
          <w:color w:val="000000" w:themeColor="text1"/>
          <w:sz w:val="20"/>
          <w:szCs w:val="20"/>
          <w14:textFill>
            <w14:solidFill>
              <w14:schemeClr w14:val="tx1"/>
            </w14:solidFill>
          </w14:textFill>
        </w:rPr>
      </w:pPr>
    </w:p>
    <w:p w14:paraId="27E2FD03">
      <w:pPr>
        <w:spacing w:after="0" w:line="259" w:lineRule="auto"/>
        <w:rPr>
          <w:rFonts w:ascii="Times New Roman" w:hAnsi="Times New Roman" w:cs="Times New Roman"/>
          <w:color w:val="000000" w:themeColor="text1"/>
          <w:sz w:val="20"/>
          <w:szCs w:val="20"/>
          <w14:textFill>
            <w14:solidFill>
              <w14:schemeClr w14:val="tx1"/>
            </w14:solidFill>
          </w14:textFill>
        </w:rPr>
      </w:pPr>
    </w:p>
    <w:p w14:paraId="4A113747">
      <w:pPr>
        <w:spacing w:after="0" w:line="259" w:lineRule="auto"/>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                                                Digital Circuit Diagram of 4*1 Multiplexer.</w:t>
      </w:r>
    </w:p>
    <w:p w14:paraId="11827ACF">
      <w:pPr>
        <w:spacing w:after="0" w:line="259" w:lineRule="auto"/>
        <w:jc w:val="center"/>
        <w:rPr>
          <w:rFonts w:ascii="Times New Roman" w:hAnsi="Times New Roman" w:cs="Times New Roman"/>
          <w:color w:val="000000" w:themeColor="text1"/>
          <w:sz w:val="20"/>
          <w:szCs w:val="20"/>
          <w14:textFill>
            <w14:solidFill>
              <w14:schemeClr w14:val="tx1"/>
            </w14:solidFill>
          </w14:textFill>
        </w:rPr>
      </w:pPr>
    </w:p>
    <w:p w14:paraId="55AE0CC6">
      <w:pPr>
        <w:spacing w:after="0" w:line="259" w:lineRule="auto"/>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We can also implement higher order multiplexers using lower order multiplexers. For instance, let us implement an </w:t>
      </w:r>
      <w:r>
        <w:rPr>
          <w:rFonts w:ascii="Times New Roman" w:hAnsi="Times New Roman" w:cs="Times New Roman"/>
          <w:b/>
          <w:bCs/>
          <w:color w:val="000000" w:themeColor="text1"/>
          <w:sz w:val="20"/>
          <w:szCs w:val="20"/>
          <w14:textFill>
            <w14:solidFill>
              <w14:schemeClr w14:val="tx1"/>
            </w14:solidFill>
          </w14:textFill>
        </w:rPr>
        <w:t>8 *1 multiplexer</w:t>
      </w:r>
      <w:r>
        <w:rPr>
          <w:rFonts w:ascii="Times New Roman" w:hAnsi="Times New Roman" w:cs="Times New Roman"/>
          <w:color w:val="000000" w:themeColor="text1"/>
          <w:sz w:val="20"/>
          <w:szCs w:val="20"/>
          <w14:textFill>
            <w14:solidFill>
              <w14:schemeClr w14:val="tx1"/>
            </w14:solidFill>
          </w14:textFill>
        </w:rPr>
        <w:t> using two 4*1 multiplexers and a 2*1 multiplexer.</w:t>
      </w:r>
    </w:p>
    <w:p w14:paraId="112CDCE7">
      <w:pPr>
        <w:spacing w:after="0" w:line="259" w:lineRule="auto"/>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The two 4*1 multiplexers are required in the first stage to get the eight input data lines.</w:t>
      </w:r>
    </w:p>
    <w:p w14:paraId="01233CA6">
      <w:pPr>
        <w:spacing w:after="0" w:line="259" w:lineRule="auto"/>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 2*1 multiplexer is required in the second stage to converge the outputs generated at first stage into a single output.</w:t>
      </w:r>
    </w:p>
    <w:p w14:paraId="3FDA5EA8">
      <w:pPr>
        <w:spacing w:after="0" w:line="259" w:lineRule="auto"/>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The following image shows the block diagram of an 8*1 multiplexer designed using two 4*1 multiplexers and a single 2*1 multiplexer.</w:t>
      </w:r>
    </w:p>
    <w:p w14:paraId="376E2F45">
      <w:pPr>
        <w:spacing w:after="0" w:line="259" w:lineRule="auto"/>
        <w:jc w:val="both"/>
        <w:rPr>
          <w:rFonts w:ascii="Times New Roman" w:hAnsi="Times New Roman" w:cs="Times New Roman"/>
          <w:color w:val="000000" w:themeColor="text1"/>
          <w:sz w:val="20"/>
          <w:szCs w:val="20"/>
          <w14:textFill>
            <w14:solidFill>
              <w14:schemeClr w14:val="tx1"/>
            </w14:solidFill>
          </w14:textFill>
        </w:rPr>
      </w:pPr>
    </w:p>
    <w:p w14:paraId="19184003">
      <w:pPr>
        <w:spacing w:after="0" w:line="259" w:lineRule="auto"/>
        <w:jc w:val="both"/>
        <w:rPr>
          <w:rFonts w:ascii="Times New Roman" w:hAnsi="Times New Roman" w:cs="Times New Roman"/>
          <w:color w:val="000000" w:themeColor="text1"/>
          <w:sz w:val="20"/>
          <w:szCs w:val="20"/>
          <w14:textFill>
            <w14:solidFill>
              <w14:schemeClr w14:val="tx1"/>
            </w14:solidFill>
          </w14:textFill>
        </w:rPr>
      </w:pPr>
    </w:p>
    <w:p w14:paraId="525C73AD">
      <w:pPr>
        <w:spacing w:after="0" w:line="259" w:lineRule="auto"/>
        <w:jc w:val="both"/>
        <w:rPr>
          <w:rFonts w:ascii="Times New Roman" w:hAnsi="Times New Roman" w:cs="Times New Roman"/>
          <w:color w:val="000000" w:themeColor="text1"/>
          <w:sz w:val="20"/>
          <w:szCs w:val="20"/>
          <w14:textFill>
            <w14:solidFill>
              <w14:schemeClr w14:val="tx1"/>
            </w14:solidFill>
          </w14:textFill>
        </w:rPr>
      </w:pPr>
    </w:p>
    <w:p w14:paraId="3FCEA3B7">
      <w:pPr>
        <w:spacing w:after="0" w:line="259" w:lineRule="auto"/>
        <w:jc w:val="both"/>
        <w:rPr>
          <w:rFonts w:ascii="Times New Roman" w:hAnsi="Times New Roman" w:cs="Times New Roman"/>
          <w:color w:val="000000" w:themeColor="text1"/>
          <w:sz w:val="20"/>
          <w:szCs w:val="20"/>
          <w14:textFill>
            <w14:solidFill>
              <w14:schemeClr w14:val="tx1"/>
            </w14:solidFill>
          </w14:textFill>
        </w:rPr>
      </w:pPr>
    </w:p>
    <w:p w14:paraId="756B8496">
      <w:pPr>
        <w:spacing w:after="0" w:line="259" w:lineRule="auto"/>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drawing>
          <wp:inline distT="0" distB="0" distL="0" distR="0">
            <wp:extent cx="5238750" cy="3305175"/>
            <wp:effectExtent l="19050" t="0" r="0" b="0"/>
            <wp:docPr id="206" name="Picture 206" descr="Multiplex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descr="Multiplexers"/>
                    <pic:cNvPicPr>
                      <a:picLocks noChangeAspect="1" noChangeArrowheads="1"/>
                    </pic:cNvPicPr>
                  </pic:nvPicPr>
                  <pic:blipFill>
                    <a:blip r:embed="rId59"/>
                    <a:srcRect/>
                    <a:stretch>
                      <a:fillRect/>
                    </a:stretch>
                  </pic:blipFill>
                  <pic:spPr>
                    <a:xfrm>
                      <a:off x="0" y="0"/>
                      <a:ext cx="5238750" cy="3305175"/>
                    </a:xfrm>
                    <a:prstGeom prst="rect">
                      <a:avLst/>
                    </a:prstGeom>
                    <a:noFill/>
                    <a:ln w="9525">
                      <a:noFill/>
                      <a:miter lim="800000"/>
                      <a:headEnd/>
                      <a:tailEnd/>
                    </a:ln>
                  </pic:spPr>
                </pic:pic>
              </a:graphicData>
            </a:graphic>
          </wp:inline>
        </w:drawing>
      </w:r>
    </w:p>
    <w:tbl>
      <w:tblPr>
        <w:tblStyle w:val="7"/>
        <w:tblW w:w="4642" w:type="dxa"/>
        <w:jc w:val="center"/>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17"/>
        <w:gridCol w:w="1117"/>
        <w:gridCol w:w="1117"/>
        <w:gridCol w:w="1291"/>
      </w:tblGrid>
      <w:tr w14:paraId="163F6B7A">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shd w:val="clear" w:color="auto" w:fill="FFFFFF"/>
          <w:tblCellMar>
            <w:top w:w="15" w:type="dxa"/>
            <w:left w:w="15" w:type="dxa"/>
            <w:bottom w:w="15" w:type="dxa"/>
            <w:right w:w="15" w:type="dxa"/>
          </w:tblCellMar>
        </w:tblPrEx>
        <w:trPr>
          <w:trHeight w:val="252" w:hRule="atLeast"/>
          <w:jc w:val="center"/>
        </w:trPr>
        <w:tc>
          <w:tcPr>
            <w:tcW w:w="0" w:type="auto"/>
            <w:shd w:val="clear" w:color="auto" w:fill="C7CCBE"/>
            <w:tcMar>
              <w:top w:w="180" w:type="dxa"/>
              <w:left w:w="180" w:type="dxa"/>
              <w:bottom w:w="180" w:type="dxa"/>
              <w:right w:w="180" w:type="dxa"/>
            </w:tcMar>
          </w:tcPr>
          <w:p w14:paraId="38CA57EB">
            <w:pPr>
              <w:spacing w:after="0" w:line="240" w:lineRule="auto"/>
              <w:rPr>
                <w:rFonts w:ascii="Times New Roman" w:hAnsi="Times New Roman" w:cs="Times New Roman"/>
                <w:b/>
                <w:bCs/>
                <w:color w:val="000000" w:themeColor="text1"/>
                <w:sz w:val="20"/>
                <w:szCs w:val="20"/>
                <w14:textFill>
                  <w14:solidFill>
                    <w14:schemeClr w14:val="tx1"/>
                  </w14:solidFill>
                </w14:textFill>
              </w:rPr>
            </w:pPr>
          </w:p>
          <w:p w14:paraId="459B9BBA">
            <w:pPr>
              <w:spacing w:after="0" w:line="240" w:lineRule="auto"/>
              <w:rPr>
                <w:rFonts w:ascii="Times New Roman" w:hAnsi="Times New Roman" w:cs="Times New Roman"/>
                <w:b/>
                <w:bCs/>
                <w:color w:val="000000" w:themeColor="text1"/>
                <w:sz w:val="20"/>
                <w:szCs w:val="20"/>
                <w14:textFill>
                  <w14:solidFill>
                    <w14:schemeClr w14:val="tx1"/>
                  </w14:solidFill>
                </w14:textFill>
              </w:rPr>
            </w:pPr>
          </w:p>
        </w:tc>
        <w:tc>
          <w:tcPr>
            <w:tcW w:w="0" w:type="auto"/>
            <w:shd w:val="clear" w:color="auto" w:fill="C7CCBE"/>
            <w:tcMar>
              <w:top w:w="180" w:type="dxa"/>
              <w:left w:w="180" w:type="dxa"/>
              <w:bottom w:w="180" w:type="dxa"/>
              <w:right w:w="180" w:type="dxa"/>
            </w:tcMar>
          </w:tcPr>
          <w:p w14:paraId="7DB201BD">
            <w:pPr>
              <w:spacing w:after="0" w:line="240"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S1</w:t>
            </w:r>
          </w:p>
        </w:tc>
        <w:tc>
          <w:tcPr>
            <w:tcW w:w="0" w:type="auto"/>
            <w:shd w:val="clear" w:color="auto" w:fill="C7CCBE"/>
            <w:tcMar>
              <w:top w:w="180" w:type="dxa"/>
              <w:left w:w="180" w:type="dxa"/>
              <w:bottom w:w="180" w:type="dxa"/>
              <w:right w:w="180" w:type="dxa"/>
            </w:tcMar>
          </w:tcPr>
          <w:p w14:paraId="30F9A154">
            <w:pPr>
              <w:spacing w:after="0" w:line="240"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S0</w:t>
            </w:r>
          </w:p>
        </w:tc>
        <w:tc>
          <w:tcPr>
            <w:tcW w:w="0" w:type="auto"/>
            <w:shd w:val="clear" w:color="auto" w:fill="C7CCBE"/>
            <w:tcMar>
              <w:top w:w="180" w:type="dxa"/>
              <w:left w:w="180" w:type="dxa"/>
              <w:bottom w:w="180" w:type="dxa"/>
              <w:right w:w="180" w:type="dxa"/>
            </w:tcMar>
          </w:tcPr>
          <w:p w14:paraId="73AEDC1E">
            <w:pPr>
              <w:spacing w:after="0" w:line="240" w:lineRule="auto"/>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y</w:t>
            </w:r>
          </w:p>
        </w:tc>
      </w:tr>
      <w:tr w14:paraId="5864829B">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tblCellMar>
            <w:top w:w="15" w:type="dxa"/>
            <w:left w:w="15" w:type="dxa"/>
            <w:bottom w:w="15" w:type="dxa"/>
            <w:right w:w="15" w:type="dxa"/>
          </w:tblCellMar>
        </w:tblPrEx>
        <w:trPr>
          <w:trHeight w:val="289" w:hRule="atLeast"/>
          <w:jc w:val="center"/>
        </w:trPr>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1A0AF579">
            <w:pPr>
              <w:spacing w:after="0" w:line="345" w:lineRule="atLeast"/>
              <w:ind w:left="3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3177E7BE">
            <w:pPr>
              <w:spacing w:after="0" w:line="345" w:lineRule="atLeast"/>
              <w:ind w:left="3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6002341F">
            <w:pPr>
              <w:spacing w:after="0" w:line="345" w:lineRule="atLeast"/>
              <w:ind w:left="3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4F9669C5">
            <w:pPr>
              <w:spacing w:after="0" w:line="345" w:lineRule="atLeast"/>
              <w:ind w:left="3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10</w:t>
            </w:r>
          </w:p>
        </w:tc>
      </w:tr>
      <w:tr w14:paraId="20C0A389">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tblCellMar>
            <w:top w:w="15" w:type="dxa"/>
            <w:left w:w="15" w:type="dxa"/>
            <w:bottom w:w="15" w:type="dxa"/>
            <w:right w:w="15" w:type="dxa"/>
          </w:tblCellMar>
        </w:tblPrEx>
        <w:trPr>
          <w:trHeight w:val="289" w:hRule="atLeast"/>
          <w:jc w:val="center"/>
        </w:trPr>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22F35E8F">
            <w:pPr>
              <w:spacing w:after="0" w:line="345" w:lineRule="atLeast"/>
              <w:ind w:left="3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6D7F5D27">
            <w:pPr>
              <w:spacing w:after="0" w:line="345" w:lineRule="atLeast"/>
              <w:ind w:left="3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4A258CC4">
            <w:pPr>
              <w:spacing w:after="0" w:line="345" w:lineRule="atLeast"/>
              <w:ind w:left="3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1D960EC0">
            <w:pPr>
              <w:spacing w:after="0" w:line="345" w:lineRule="atLeast"/>
              <w:ind w:left="3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I1</w:t>
            </w:r>
          </w:p>
        </w:tc>
      </w:tr>
      <w:tr w14:paraId="507ED937">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tblCellMar>
            <w:top w:w="15" w:type="dxa"/>
            <w:left w:w="15" w:type="dxa"/>
            <w:bottom w:w="15" w:type="dxa"/>
            <w:right w:w="15" w:type="dxa"/>
          </w:tblCellMar>
        </w:tblPrEx>
        <w:trPr>
          <w:trHeight w:val="289" w:hRule="atLeast"/>
          <w:jc w:val="center"/>
        </w:trPr>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194E72B3">
            <w:pPr>
              <w:spacing w:after="0" w:line="345" w:lineRule="atLeast"/>
              <w:ind w:left="3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7192EBC8">
            <w:pPr>
              <w:spacing w:after="0" w:line="345" w:lineRule="atLeast"/>
              <w:ind w:left="3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2C6C3EAF">
            <w:pPr>
              <w:spacing w:after="0" w:line="345" w:lineRule="atLeast"/>
              <w:ind w:left="3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4FAD901F">
            <w:pPr>
              <w:spacing w:after="0" w:line="345" w:lineRule="atLeast"/>
              <w:ind w:left="3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I2</w:t>
            </w:r>
          </w:p>
        </w:tc>
      </w:tr>
      <w:tr w14:paraId="0E721073">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tblCellMar>
            <w:top w:w="15" w:type="dxa"/>
            <w:left w:w="15" w:type="dxa"/>
            <w:bottom w:w="15" w:type="dxa"/>
            <w:right w:w="15" w:type="dxa"/>
          </w:tblCellMar>
        </w:tblPrEx>
        <w:trPr>
          <w:trHeight w:val="289" w:hRule="atLeast"/>
          <w:jc w:val="center"/>
        </w:trPr>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2D5FF8A9">
            <w:pPr>
              <w:spacing w:after="0" w:line="345" w:lineRule="atLeast"/>
              <w:ind w:left="3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55D33187">
            <w:pPr>
              <w:spacing w:after="0" w:line="345" w:lineRule="atLeast"/>
              <w:ind w:left="3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221FE27C">
            <w:pPr>
              <w:spacing w:after="0" w:line="345" w:lineRule="atLeast"/>
              <w:ind w:left="3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3C406BBD">
            <w:pPr>
              <w:spacing w:after="0" w:line="345" w:lineRule="atLeast"/>
              <w:ind w:left="3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I3</w:t>
            </w:r>
          </w:p>
        </w:tc>
      </w:tr>
      <w:tr w14:paraId="78BFDA54">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tblCellMar>
            <w:top w:w="15" w:type="dxa"/>
            <w:left w:w="15" w:type="dxa"/>
            <w:bottom w:w="15" w:type="dxa"/>
            <w:right w:w="15" w:type="dxa"/>
          </w:tblCellMar>
        </w:tblPrEx>
        <w:trPr>
          <w:trHeight w:val="289" w:hRule="atLeast"/>
          <w:jc w:val="center"/>
        </w:trPr>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48EDB6A3">
            <w:pPr>
              <w:spacing w:after="0" w:line="345" w:lineRule="atLeast"/>
              <w:ind w:left="3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62846128">
            <w:pPr>
              <w:spacing w:after="0" w:line="345" w:lineRule="atLeast"/>
              <w:ind w:left="3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0B90227C">
            <w:pPr>
              <w:spacing w:after="0" w:line="345" w:lineRule="atLeast"/>
              <w:ind w:left="3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3387B88D">
            <w:pPr>
              <w:spacing w:after="0" w:line="345" w:lineRule="atLeast"/>
              <w:ind w:left="3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I4</w:t>
            </w:r>
          </w:p>
        </w:tc>
      </w:tr>
      <w:tr w14:paraId="6B242ED5">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tblCellMar>
            <w:top w:w="15" w:type="dxa"/>
            <w:left w:w="15" w:type="dxa"/>
            <w:bottom w:w="15" w:type="dxa"/>
            <w:right w:w="15" w:type="dxa"/>
          </w:tblCellMar>
        </w:tblPrEx>
        <w:trPr>
          <w:trHeight w:val="289" w:hRule="atLeast"/>
          <w:jc w:val="center"/>
        </w:trPr>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7327B1F0">
            <w:pPr>
              <w:spacing w:after="0" w:line="345" w:lineRule="atLeast"/>
              <w:ind w:left="3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54E233E8">
            <w:pPr>
              <w:spacing w:after="0" w:line="345" w:lineRule="atLeast"/>
              <w:ind w:left="3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04EE1E88">
            <w:pPr>
              <w:spacing w:after="0" w:line="345" w:lineRule="atLeast"/>
              <w:ind w:left="3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3E15F351">
            <w:pPr>
              <w:spacing w:after="0" w:line="345" w:lineRule="atLeast"/>
              <w:ind w:left="3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I5</w:t>
            </w:r>
          </w:p>
        </w:tc>
      </w:tr>
      <w:tr w14:paraId="780A58B6">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tblCellMar>
            <w:top w:w="15" w:type="dxa"/>
            <w:left w:w="15" w:type="dxa"/>
            <w:bottom w:w="15" w:type="dxa"/>
            <w:right w:w="15" w:type="dxa"/>
          </w:tblCellMar>
        </w:tblPrEx>
        <w:trPr>
          <w:trHeight w:val="289" w:hRule="atLeast"/>
          <w:jc w:val="center"/>
        </w:trPr>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66259B5C">
            <w:pPr>
              <w:spacing w:after="0" w:line="345" w:lineRule="atLeast"/>
              <w:ind w:left="3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4BC60D89">
            <w:pPr>
              <w:spacing w:after="0" w:line="345" w:lineRule="atLeast"/>
              <w:ind w:left="3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080216F1">
            <w:pPr>
              <w:spacing w:after="0" w:line="345" w:lineRule="atLeast"/>
              <w:ind w:left="3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C7CCBE" w:sz="6" w:space="0"/>
              <w:left w:val="single" w:color="C7CCBE" w:sz="6" w:space="0"/>
              <w:bottom w:val="single" w:color="C7CCBE" w:sz="6" w:space="0"/>
              <w:right w:val="single" w:color="C7CCBE" w:sz="6" w:space="0"/>
            </w:tcBorders>
            <w:shd w:val="clear" w:color="auto" w:fill="FFFFFF"/>
            <w:tcMar>
              <w:top w:w="120" w:type="dxa"/>
              <w:left w:w="120" w:type="dxa"/>
              <w:bottom w:w="120" w:type="dxa"/>
              <w:right w:w="120" w:type="dxa"/>
            </w:tcMar>
          </w:tcPr>
          <w:p w14:paraId="5336CAAE">
            <w:pPr>
              <w:spacing w:after="0" w:line="345" w:lineRule="atLeast"/>
              <w:ind w:left="3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I6</w:t>
            </w:r>
          </w:p>
        </w:tc>
      </w:tr>
      <w:tr w14:paraId="17A476EB">
        <w:tblPrEx>
          <w:tblBorders>
            <w:top w:val="single" w:color="C7CCBE" w:sz="6" w:space="0"/>
            <w:left w:val="single" w:color="C7CCBE" w:sz="6" w:space="0"/>
            <w:bottom w:val="single" w:color="C7CCBE" w:sz="6" w:space="0"/>
            <w:right w:val="single" w:color="C7CCBE" w:sz="6" w:space="0"/>
            <w:insideH w:val="none" w:color="auto" w:sz="0" w:space="0"/>
            <w:insideV w:val="none" w:color="auto" w:sz="0" w:space="0"/>
          </w:tblBorders>
          <w:shd w:val="clear" w:color="auto" w:fill="FFFFFF"/>
          <w:tblCellMar>
            <w:top w:w="15" w:type="dxa"/>
            <w:left w:w="15" w:type="dxa"/>
            <w:bottom w:w="15" w:type="dxa"/>
            <w:right w:w="15" w:type="dxa"/>
          </w:tblCellMar>
        </w:tblPrEx>
        <w:trPr>
          <w:trHeight w:val="17" w:hRule="atLeast"/>
          <w:jc w:val="center"/>
        </w:trPr>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3FFA46B6">
            <w:pPr>
              <w:spacing w:after="0" w:line="345" w:lineRule="atLeast"/>
              <w:ind w:left="3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7F77930C">
            <w:pPr>
              <w:spacing w:after="0" w:line="345" w:lineRule="atLeast"/>
              <w:ind w:left="3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295138E2">
            <w:pPr>
              <w:spacing w:after="0" w:line="345" w:lineRule="atLeast"/>
              <w:ind w:left="3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C7CCBE" w:sz="6" w:space="0"/>
              <w:left w:val="single" w:color="C7CCBE" w:sz="6" w:space="0"/>
              <w:bottom w:val="single" w:color="C7CCBE" w:sz="6" w:space="0"/>
              <w:right w:val="single" w:color="C7CCBE" w:sz="6" w:space="0"/>
            </w:tcBorders>
            <w:shd w:val="clear" w:color="auto" w:fill="EFF1EB"/>
            <w:tcMar>
              <w:top w:w="120" w:type="dxa"/>
              <w:left w:w="120" w:type="dxa"/>
              <w:bottom w:w="120" w:type="dxa"/>
              <w:right w:w="120" w:type="dxa"/>
            </w:tcMar>
          </w:tcPr>
          <w:p w14:paraId="2C0003F4">
            <w:pPr>
              <w:spacing w:after="0" w:line="345" w:lineRule="atLeast"/>
              <w:ind w:left="30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17</w:t>
            </w:r>
          </w:p>
        </w:tc>
      </w:tr>
    </w:tbl>
    <w:p w14:paraId="1B72CF98">
      <w:pPr>
        <w:spacing w:after="0" w:line="259" w:lineRule="auto"/>
        <w:jc w:val="both"/>
        <w:rPr>
          <w:rFonts w:ascii="Times New Roman" w:hAnsi="Times New Roman" w:cs="Times New Roman"/>
          <w:color w:val="000000" w:themeColor="text1"/>
          <w:sz w:val="20"/>
          <w:szCs w:val="20"/>
          <w14:textFill>
            <w14:solidFill>
              <w14:schemeClr w14:val="tx1"/>
            </w14:solidFill>
          </w14:textFill>
        </w:rPr>
      </w:pPr>
    </w:p>
    <w:p w14:paraId="1E92B2DE">
      <w:pPr>
        <w:spacing w:after="0" w:line="259" w:lineRule="auto"/>
        <w:jc w:val="both"/>
        <w:rPr>
          <w:rFonts w:ascii="Times New Roman" w:hAnsi="Times New Roman" w:cs="Times New Roman"/>
          <w:color w:val="000000" w:themeColor="text1"/>
          <w:sz w:val="20"/>
          <w:szCs w:val="20"/>
          <w14:textFill>
            <w14:solidFill>
              <w14:schemeClr w14:val="tx1"/>
            </w14:solidFill>
          </w14:textFill>
        </w:rPr>
      </w:pPr>
    </w:p>
    <w:p w14:paraId="7CE4AE69">
      <w:pPr>
        <w:spacing w:after="0" w:line="259" w:lineRule="auto"/>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Function Table of 8*1 Multiplexer.</w:t>
      </w:r>
    </w:p>
    <w:p w14:paraId="6C03E216">
      <w:pPr>
        <w:spacing w:after="0" w:line="259" w:lineRule="auto"/>
        <w:jc w:val="center"/>
        <w:rPr>
          <w:rFonts w:ascii="Times New Roman" w:hAnsi="Times New Roman" w:cs="Times New Roman"/>
          <w:color w:val="000000" w:themeColor="text1"/>
          <w:sz w:val="20"/>
          <w:szCs w:val="20"/>
          <w14:textFill>
            <w14:solidFill>
              <w14:schemeClr w14:val="tx1"/>
            </w14:solidFill>
          </w14:textFill>
        </w:rPr>
      </w:pPr>
    </w:p>
    <w:p w14:paraId="30122A42">
      <w:pPr>
        <w:spacing w:after="0"/>
        <w:rPr>
          <w:rFonts w:ascii="Times New Roman" w:hAnsi="Times New Roman" w:cs="Times New Roman"/>
          <w:color w:val="000000" w:themeColor="text1"/>
          <w:sz w:val="20"/>
          <w:szCs w:val="20"/>
          <w14:textFill>
            <w14:solidFill>
              <w14:schemeClr w14:val="tx1"/>
            </w14:solidFill>
          </w14:textFill>
        </w:rPr>
      </w:pPr>
    </w:p>
    <w:p w14:paraId="0C2113ED">
      <w:pPr>
        <w:spacing w:after="0"/>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RESULT:</w:t>
      </w:r>
      <w:r>
        <w:rPr>
          <w:rFonts w:ascii="Times New Roman" w:hAnsi="Times New Roman" w:cs="Times New Roman"/>
          <w:color w:val="000000" w:themeColor="text1"/>
          <w:sz w:val="20"/>
          <w:szCs w:val="20"/>
          <w14:textFill>
            <w14:solidFill>
              <w14:schemeClr w14:val="tx1"/>
            </w14:solidFill>
          </w14:textFill>
        </w:rPr>
        <w:t xml:space="preserve"> Implementation of multiplexers are done successfully.</w:t>
      </w:r>
    </w:p>
    <w:p w14:paraId="4117C75A">
      <w:pPr>
        <w:spacing w:after="0"/>
        <w:rPr>
          <w:rFonts w:ascii="Times New Roman" w:hAnsi="Times New Roman" w:cs="Times New Roman"/>
          <w:color w:val="000000" w:themeColor="text1"/>
          <w:sz w:val="20"/>
          <w:szCs w:val="20"/>
          <w14:textFill>
            <w14:solidFill>
              <w14:schemeClr w14:val="tx1"/>
            </w14:solidFill>
          </w14:textFill>
        </w:rPr>
      </w:pPr>
    </w:p>
    <w:p w14:paraId="7E495F3B">
      <w:pPr>
        <w:spacing w:after="0"/>
        <w:rPr>
          <w:rFonts w:ascii="Times New Roman" w:hAnsi="Times New Roman" w:cs="Times New Roman"/>
          <w:color w:val="000000" w:themeColor="text1"/>
          <w:sz w:val="20"/>
          <w:szCs w:val="20"/>
          <w14:textFill>
            <w14:solidFill>
              <w14:schemeClr w14:val="tx1"/>
            </w14:solidFill>
          </w14:textFill>
        </w:rPr>
      </w:pPr>
    </w:p>
    <w:p w14:paraId="656C1D90">
      <w:pPr>
        <w:spacing w:after="0"/>
        <w:rPr>
          <w:rFonts w:ascii="Times New Roman" w:hAnsi="Times New Roman" w:cs="Times New Roman"/>
          <w:color w:val="000000" w:themeColor="text1"/>
          <w:sz w:val="20"/>
          <w:szCs w:val="20"/>
          <w14:textFill>
            <w14:solidFill>
              <w14:schemeClr w14:val="tx1"/>
            </w14:solidFill>
          </w14:textFill>
        </w:rPr>
      </w:pPr>
    </w:p>
    <w:p w14:paraId="2987C117">
      <w:pPr>
        <w:spacing w:after="0"/>
        <w:rPr>
          <w:rFonts w:ascii="Times New Roman" w:hAnsi="Times New Roman" w:cs="Times New Roman"/>
          <w:color w:val="000000" w:themeColor="text1"/>
          <w:sz w:val="20"/>
          <w:szCs w:val="20"/>
          <w14:textFill>
            <w14:solidFill>
              <w14:schemeClr w14:val="tx1"/>
            </w14:solidFill>
          </w14:textFill>
        </w:rPr>
      </w:pPr>
    </w:p>
    <w:p w14:paraId="2EA37D1D">
      <w:pPr>
        <w:spacing w:after="0"/>
        <w:rPr>
          <w:rFonts w:ascii="Times New Roman" w:hAnsi="Times New Roman" w:cs="Times New Roman"/>
          <w:color w:val="000000" w:themeColor="text1"/>
          <w:sz w:val="20"/>
          <w:szCs w:val="20"/>
          <w14:textFill>
            <w14:solidFill>
              <w14:schemeClr w14:val="tx1"/>
            </w14:solidFill>
          </w14:textFill>
        </w:rPr>
      </w:pPr>
    </w:p>
    <w:p w14:paraId="11A34C9A">
      <w:pPr>
        <w:spacing w:after="0"/>
        <w:rPr>
          <w:rFonts w:ascii="Times New Roman" w:hAnsi="Times New Roman" w:cs="Times New Roman"/>
          <w:color w:val="000000" w:themeColor="text1"/>
          <w:sz w:val="20"/>
          <w:szCs w:val="20"/>
          <w14:textFill>
            <w14:solidFill>
              <w14:schemeClr w14:val="tx1"/>
            </w14:solidFill>
          </w14:textFill>
        </w:rPr>
      </w:pPr>
    </w:p>
    <w:p w14:paraId="65E45648">
      <w:pPr>
        <w:spacing w:after="0"/>
        <w:rPr>
          <w:rFonts w:ascii="Times New Roman" w:hAnsi="Times New Roman" w:cs="Times New Roman"/>
          <w:color w:val="000000" w:themeColor="text1"/>
          <w:sz w:val="20"/>
          <w:szCs w:val="20"/>
          <w14:textFill>
            <w14:solidFill>
              <w14:schemeClr w14:val="tx1"/>
            </w14:solidFill>
          </w14:textFill>
        </w:rPr>
      </w:pPr>
    </w:p>
    <w:p w14:paraId="3317016E">
      <w:pPr>
        <w:spacing w:after="0"/>
        <w:rPr>
          <w:rFonts w:ascii="Times New Roman" w:hAnsi="Times New Roman" w:cs="Times New Roman"/>
          <w:color w:val="000000" w:themeColor="text1"/>
          <w:sz w:val="20"/>
          <w:szCs w:val="20"/>
          <w14:textFill>
            <w14:solidFill>
              <w14:schemeClr w14:val="tx1"/>
            </w14:solidFill>
          </w14:textFill>
        </w:rPr>
      </w:pPr>
    </w:p>
    <w:p w14:paraId="25E543AA">
      <w:pPr>
        <w:spacing w:after="0"/>
        <w:rPr>
          <w:rFonts w:ascii="Times New Roman" w:hAnsi="Times New Roman" w:cs="Times New Roman"/>
          <w:color w:val="000000" w:themeColor="text1"/>
          <w:sz w:val="20"/>
          <w:szCs w:val="20"/>
          <w14:textFill>
            <w14:solidFill>
              <w14:schemeClr w14:val="tx1"/>
            </w14:solidFill>
          </w14:textFill>
        </w:rPr>
      </w:pPr>
    </w:p>
    <w:p w14:paraId="28284946">
      <w:pPr>
        <w:spacing w:after="0"/>
        <w:rPr>
          <w:rFonts w:ascii="Times New Roman" w:hAnsi="Times New Roman" w:cs="Times New Roman"/>
          <w:color w:val="000000" w:themeColor="text1"/>
          <w:sz w:val="20"/>
          <w:szCs w:val="20"/>
          <w14:textFill>
            <w14:solidFill>
              <w14:schemeClr w14:val="tx1"/>
            </w14:solidFill>
          </w14:textFill>
        </w:rPr>
      </w:pPr>
    </w:p>
    <w:p w14:paraId="23FCAC05">
      <w:pPr>
        <w:spacing w:after="0"/>
        <w:rPr>
          <w:rFonts w:ascii="Times New Roman" w:hAnsi="Times New Roman" w:cs="Times New Roman"/>
          <w:color w:val="000000" w:themeColor="text1"/>
          <w:sz w:val="20"/>
          <w:szCs w:val="20"/>
          <w14:textFill>
            <w14:solidFill>
              <w14:schemeClr w14:val="tx1"/>
            </w14:solidFill>
          </w14:textFill>
        </w:rPr>
      </w:pPr>
    </w:p>
    <w:p w14:paraId="10490C74">
      <w:pPr>
        <w:spacing w:after="0"/>
        <w:rPr>
          <w:rFonts w:ascii="Times New Roman" w:hAnsi="Times New Roman" w:cs="Times New Roman"/>
          <w:color w:val="000000" w:themeColor="text1"/>
          <w:sz w:val="20"/>
          <w:szCs w:val="20"/>
          <w14:textFill>
            <w14:solidFill>
              <w14:schemeClr w14:val="tx1"/>
            </w14:solidFill>
          </w14:textFill>
        </w:rPr>
      </w:pPr>
    </w:p>
    <w:p w14:paraId="184C81BA">
      <w:pPr>
        <w:spacing w:after="0"/>
        <w:rPr>
          <w:rFonts w:ascii="Times New Roman" w:hAnsi="Times New Roman" w:cs="Times New Roman"/>
          <w:color w:val="000000" w:themeColor="text1"/>
          <w:sz w:val="20"/>
          <w:szCs w:val="20"/>
          <w14:textFill>
            <w14:solidFill>
              <w14:schemeClr w14:val="tx1"/>
            </w14:solidFill>
          </w14:textFill>
        </w:rPr>
      </w:pPr>
    </w:p>
    <w:p w14:paraId="4F30F3E8">
      <w:pPr>
        <w:spacing w:after="0"/>
        <w:rPr>
          <w:rFonts w:ascii="Times New Roman" w:hAnsi="Times New Roman" w:cs="Times New Roman"/>
          <w:color w:val="000000" w:themeColor="text1"/>
          <w:sz w:val="20"/>
          <w:szCs w:val="20"/>
          <w14:textFill>
            <w14:solidFill>
              <w14:schemeClr w14:val="tx1"/>
            </w14:solidFill>
          </w14:textFill>
        </w:rPr>
      </w:pPr>
    </w:p>
    <w:p w14:paraId="2C5114CB">
      <w:pPr>
        <w:spacing w:after="0"/>
        <w:rPr>
          <w:rFonts w:ascii="Times New Roman" w:hAnsi="Times New Roman" w:cs="Times New Roman"/>
          <w:color w:val="000000" w:themeColor="text1"/>
          <w:sz w:val="20"/>
          <w:szCs w:val="20"/>
          <w14:textFill>
            <w14:solidFill>
              <w14:schemeClr w14:val="tx1"/>
            </w14:solidFill>
          </w14:textFill>
        </w:rPr>
      </w:pPr>
    </w:p>
    <w:p w14:paraId="7A0A4B36">
      <w:pPr>
        <w:spacing w:after="0"/>
        <w:rPr>
          <w:rFonts w:ascii="Times New Roman" w:hAnsi="Times New Roman" w:cs="Times New Roman"/>
          <w:color w:val="000000" w:themeColor="text1"/>
          <w:sz w:val="20"/>
          <w:szCs w:val="20"/>
          <w14:textFill>
            <w14:solidFill>
              <w14:schemeClr w14:val="tx1"/>
            </w14:solidFill>
          </w14:textFill>
        </w:rPr>
      </w:pPr>
    </w:p>
    <w:p w14:paraId="73F884EE">
      <w:pPr>
        <w:spacing w:after="0"/>
        <w:rPr>
          <w:rFonts w:ascii="Times New Roman" w:hAnsi="Times New Roman" w:cs="Times New Roman"/>
          <w:color w:val="000000" w:themeColor="text1"/>
          <w:sz w:val="20"/>
          <w:szCs w:val="20"/>
          <w14:textFill>
            <w14:solidFill>
              <w14:schemeClr w14:val="tx1"/>
            </w14:solidFill>
          </w14:textFill>
        </w:rPr>
      </w:pPr>
    </w:p>
    <w:p w14:paraId="364DCC68">
      <w:pPr>
        <w:spacing w:after="0"/>
        <w:rPr>
          <w:rFonts w:ascii="Times New Roman" w:hAnsi="Times New Roman" w:cs="Times New Roman"/>
          <w:color w:val="000000" w:themeColor="text1"/>
          <w:sz w:val="20"/>
          <w:szCs w:val="20"/>
          <w14:textFill>
            <w14:solidFill>
              <w14:schemeClr w14:val="tx1"/>
            </w14:solidFill>
          </w14:textFill>
        </w:rPr>
      </w:pPr>
    </w:p>
    <w:p w14:paraId="70D864A2">
      <w:pPr>
        <w:spacing w:after="0"/>
        <w:rPr>
          <w:rFonts w:ascii="Times New Roman" w:hAnsi="Times New Roman" w:cs="Times New Roman"/>
          <w:color w:val="000000" w:themeColor="text1"/>
          <w:sz w:val="20"/>
          <w:szCs w:val="20"/>
          <w14:textFill>
            <w14:solidFill>
              <w14:schemeClr w14:val="tx1"/>
            </w14:solidFill>
          </w14:textFill>
        </w:rPr>
      </w:pPr>
    </w:p>
    <w:p w14:paraId="765A2B37">
      <w:pPr>
        <w:spacing w:after="0"/>
        <w:rPr>
          <w:rFonts w:ascii="Times New Roman" w:hAnsi="Times New Roman" w:cs="Times New Roman"/>
          <w:color w:val="000000" w:themeColor="text1"/>
          <w:sz w:val="20"/>
          <w:szCs w:val="20"/>
          <w14:textFill>
            <w14:solidFill>
              <w14:schemeClr w14:val="tx1"/>
            </w14:solidFill>
          </w14:textFill>
        </w:rPr>
      </w:pPr>
    </w:p>
    <w:p w14:paraId="299BE7A7">
      <w:pPr>
        <w:spacing w:after="0"/>
        <w:rPr>
          <w:rFonts w:ascii="Times New Roman" w:hAnsi="Times New Roman" w:cs="Times New Roman"/>
          <w:color w:val="000000" w:themeColor="text1"/>
          <w:sz w:val="20"/>
          <w:szCs w:val="20"/>
          <w14:textFill>
            <w14:solidFill>
              <w14:schemeClr w14:val="tx1"/>
            </w14:solidFill>
          </w14:textFill>
        </w:rPr>
      </w:pPr>
    </w:p>
    <w:p w14:paraId="31953440">
      <w:pPr>
        <w:spacing w:after="0"/>
        <w:rPr>
          <w:rFonts w:ascii="Times New Roman" w:hAnsi="Times New Roman" w:cs="Times New Roman"/>
          <w:color w:val="000000" w:themeColor="text1"/>
          <w:sz w:val="20"/>
          <w:szCs w:val="20"/>
          <w14:textFill>
            <w14:solidFill>
              <w14:schemeClr w14:val="tx1"/>
            </w14:solidFill>
          </w14:textFill>
        </w:rPr>
      </w:pPr>
    </w:p>
    <w:p w14:paraId="11FD2182">
      <w:pPr>
        <w:spacing w:after="0"/>
        <w:jc w:val="center"/>
        <w:rPr>
          <w:rFonts w:ascii="Times New Roman" w:hAnsi="Times New Roman" w:cs="Times New Roman"/>
          <w:b/>
          <w:color w:val="000000" w:themeColor="text1"/>
          <w:sz w:val="20"/>
          <w:szCs w:val="20"/>
          <w:u w:val="single"/>
          <w14:textFill>
            <w14:solidFill>
              <w14:schemeClr w14:val="tx1"/>
            </w14:solidFill>
          </w14:textFill>
        </w:rPr>
      </w:pPr>
      <w:r>
        <w:rPr>
          <w:rFonts w:ascii="Times New Roman" w:hAnsi="Times New Roman" w:cs="Times New Roman"/>
          <w:b/>
          <w:color w:val="000000" w:themeColor="text1"/>
          <w:sz w:val="20"/>
          <w:szCs w:val="20"/>
          <w:u w:val="single"/>
          <w14:textFill>
            <w14:solidFill>
              <w14:schemeClr w14:val="tx1"/>
            </w14:solidFill>
          </w14:textFill>
        </w:rPr>
        <w:t>Experiment 7</w:t>
      </w:r>
    </w:p>
    <w:p w14:paraId="36FB2855">
      <w:pPr>
        <w:spacing w:after="0"/>
        <w:rPr>
          <w:rFonts w:ascii="Times New Roman" w:hAnsi="Times New Roman" w:cs="Times New Roman"/>
          <w:b/>
          <w:color w:val="000000" w:themeColor="text1"/>
          <w:sz w:val="20"/>
          <w:szCs w:val="20"/>
          <w:u w:val="single"/>
          <w14:textFill>
            <w14:solidFill>
              <w14:schemeClr w14:val="tx1"/>
            </w14:solidFill>
          </w14:textFill>
        </w:rPr>
      </w:pPr>
    </w:p>
    <w:p w14:paraId="607D896A">
      <w:pPr>
        <w:spacing w:after="0"/>
        <w:rPr>
          <w:rFonts w:ascii="Times New Roman" w:hAnsi="Times New Roman" w:eastAsia="CIDFont+F2" w:cs="Times New Roman"/>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AIM:</w:t>
      </w:r>
      <w:r>
        <w:rPr>
          <w:rFonts w:ascii="Times New Roman" w:hAnsi="Times New Roman" w:eastAsia="CIDFont+F2" w:cs="Times New Roman"/>
          <w:color w:val="000000" w:themeColor="text1"/>
          <w:sz w:val="20"/>
          <w:szCs w:val="20"/>
          <w14:textFill>
            <w14:solidFill>
              <w14:schemeClr w14:val="tx1"/>
            </w14:solidFill>
          </w14:textFill>
        </w:rPr>
        <w:t xml:space="preserve">   Verify the excitation tables of various SR and T FLIP-FLOPS.</w:t>
      </w:r>
    </w:p>
    <w:p w14:paraId="2D392420">
      <w:pPr>
        <w:spacing w:after="0"/>
        <w:rPr>
          <w:rFonts w:ascii="Times New Roman" w:hAnsi="Times New Roman" w:eastAsia="CIDFont+F2"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 </w:t>
      </w:r>
    </w:p>
    <w:p w14:paraId="042B9CFF">
      <w:pPr>
        <w:tabs>
          <w:tab w:val="left" w:pos="3660"/>
        </w:tabs>
        <w:rPr>
          <w:rFonts w:ascii="Times New Roman" w:hAnsi="Times New Roman" w:cs="Times New Roman"/>
          <w:color w:val="000000" w:themeColor="text1"/>
          <w:sz w:val="20"/>
          <w:szCs w:val="20"/>
          <w:shd w:val="clear" w:color="auto" w:fill="FFFFFF"/>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THEORY:</w:t>
      </w:r>
      <w:r>
        <w:rPr>
          <w:rFonts w:ascii="Times New Roman" w:hAnsi="Times New Roman" w:cs="Times New Roman"/>
          <w:color w:val="000000" w:themeColor="text1"/>
          <w:sz w:val="20"/>
          <w:szCs w:val="20"/>
          <w14:textFill>
            <w14:solidFill>
              <w14:schemeClr w14:val="tx1"/>
            </w14:solidFill>
          </w14:textFill>
        </w:rPr>
        <w:t xml:space="preserve"> Logic circuits for digital systems are either combinational or sequential. The output of combinational circuits depends only on the current inputs. In contrast, sequential circuit depends not only on the current value of the input but also upon the internal state of the circuit. Basic building blocks (memory elements) of a sequential circuit are the flip-flops (FFs). </w:t>
      </w:r>
      <w:r>
        <w:rPr>
          <w:rFonts w:ascii="Times New Roman" w:hAnsi="Times New Roman" w:cs="Times New Roman"/>
          <w:color w:val="000000" w:themeColor="text1"/>
          <w:sz w:val="20"/>
          <w:szCs w:val="20"/>
          <w:shd w:val="clear" w:color="auto" w:fill="FFFFFF"/>
          <w14:textFill>
            <w14:solidFill>
              <w14:schemeClr w14:val="tx1"/>
            </w14:solidFill>
          </w14:textFill>
        </w:rPr>
        <w:t>A flip-flop is a device which stores a single </w:t>
      </w:r>
      <w:r>
        <w:rPr>
          <w:rFonts w:ascii="Times New Roman" w:hAnsi="Times New Roman" w:cs="Times New Roman"/>
          <w:i/>
          <w:iCs/>
          <w:color w:val="000000" w:themeColor="text1"/>
          <w:sz w:val="20"/>
          <w:szCs w:val="20"/>
          <w:shd w:val="clear" w:color="auto" w:fill="FFFFFF"/>
          <w14:textFill>
            <w14:solidFill>
              <w14:schemeClr w14:val="tx1"/>
            </w14:solidFill>
          </w14:textFill>
        </w:rPr>
        <w:t>bit</w:t>
      </w:r>
      <w:r>
        <w:rPr>
          <w:rFonts w:ascii="Times New Roman" w:hAnsi="Times New Roman" w:cs="Times New Roman"/>
          <w:color w:val="000000" w:themeColor="text1"/>
          <w:sz w:val="20"/>
          <w:szCs w:val="20"/>
          <w:shd w:val="clear" w:color="auto" w:fill="FFFFFF"/>
          <w14:textFill>
            <w14:solidFill>
              <w14:schemeClr w14:val="tx1"/>
            </w14:solidFill>
          </w14:textFill>
        </w:rPr>
        <w:t> (binary digit) of data; one of its two states represents a "one" and the other represents a "zero". Such data storage can be used for storage of </w:t>
      </w:r>
      <w:r>
        <w:rPr>
          <w:rFonts w:ascii="Times New Roman" w:hAnsi="Times New Roman" w:cs="Times New Roman"/>
          <w:i/>
          <w:iCs/>
          <w:color w:val="000000" w:themeColor="text1"/>
          <w:sz w:val="20"/>
          <w:szCs w:val="20"/>
          <w:shd w:val="clear" w:color="auto" w:fill="FFFFFF"/>
          <w14:textFill>
            <w14:solidFill>
              <w14:schemeClr w14:val="tx1"/>
            </w14:solidFill>
          </w14:textFill>
        </w:rPr>
        <w:t>state</w:t>
      </w:r>
      <w:r>
        <w:rPr>
          <w:rFonts w:ascii="Times New Roman" w:hAnsi="Times New Roman" w:cs="Times New Roman"/>
          <w:color w:val="000000" w:themeColor="text1"/>
          <w:sz w:val="20"/>
          <w:szCs w:val="20"/>
          <w:shd w:val="clear" w:color="auto" w:fill="FFFFFF"/>
          <w14:textFill>
            <w14:solidFill>
              <w14:schemeClr w14:val="tx1"/>
            </w14:solidFill>
          </w14:textFill>
        </w:rPr>
        <w:t xml:space="preserve">, and such a circuit is described as sequential logic </w:t>
      </w:r>
    </w:p>
    <w:p w14:paraId="18328D0D">
      <w:pPr>
        <w:tabs>
          <w:tab w:val="left" w:pos="3660"/>
        </w:tabs>
        <w:rPr>
          <w:rFonts w:ascii="Times New Roman" w:hAnsi="Times New Roman" w:cs="Times New Roman"/>
          <w:color w:val="000000" w:themeColor="text1"/>
          <w:sz w:val="20"/>
          <w:szCs w:val="20"/>
          <w:shd w:val="clear" w:color="auto" w:fill="FFFFFF"/>
          <w14:textFill>
            <w14:solidFill>
              <w14:schemeClr w14:val="tx1"/>
            </w14:solidFill>
          </w14:textFill>
        </w:rPr>
      </w:pPr>
      <w:r>
        <w:rPr>
          <w:rFonts w:ascii="Times New Roman" w:hAnsi="Times New Roman" w:cs="Times New Roman"/>
          <w:color w:val="000000" w:themeColor="text1"/>
          <w:sz w:val="20"/>
          <w:szCs w:val="20"/>
          <w:shd w:val="clear" w:color="auto" w:fill="FFFFFF"/>
          <w14:textFill>
            <w14:solidFill>
              <w14:schemeClr w14:val="tx1"/>
            </w14:solidFill>
          </w14:textFill>
        </w:rPr>
        <w:t>There are four Flip-Flops as follows-</w:t>
      </w:r>
    </w:p>
    <w:p w14:paraId="6659D7DA">
      <w:pPr>
        <w:numPr>
          <w:ilvl w:val="0"/>
          <w:numId w:val="7"/>
        </w:numPr>
        <w:suppressAutoHyphens w:val="0"/>
        <w:spacing w:before="100" w:beforeAutospacing="1" w:after="75" w:line="240" w:lineRule="auto"/>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z w:val="20"/>
          <w:szCs w:val="20"/>
          <w14:textFill>
            <w14:solidFill>
              <w14:schemeClr w14:val="tx1"/>
            </w14:solidFill>
          </w14:textFill>
        </w:rPr>
        <w:t>SR Flip-Flop</w:t>
      </w:r>
    </w:p>
    <w:p w14:paraId="1FBAC5E0">
      <w:pPr>
        <w:numPr>
          <w:ilvl w:val="0"/>
          <w:numId w:val="7"/>
        </w:numPr>
        <w:suppressAutoHyphens w:val="0"/>
        <w:spacing w:before="100" w:beforeAutospacing="1" w:after="75" w:line="240" w:lineRule="auto"/>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z w:val="20"/>
          <w:szCs w:val="20"/>
          <w14:textFill>
            <w14:solidFill>
              <w14:schemeClr w14:val="tx1"/>
            </w14:solidFill>
          </w14:textFill>
        </w:rPr>
        <w:t>D Flip-Flop</w:t>
      </w:r>
    </w:p>
    <w:p w14:paraId="5B45E9A1">
      <w:pPr>
        <w:numPr>
          <w:ilvl w:val="0"/>
          <w:numId w:val="7"/>
        </w:numPr>
        <w:suppressAutoHyphens w:val="0"/>
        <w:spacing w:before="100" w:beforeAutospacing="1" w:after="75" w:line="240" w:lineRule="auto"/>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z w:val="20"/>
          <w:szCs w:val="20"/>
          <w14:textFill>
            <w14:solidFill>
              <w14:schemeClr w14:val="tx1"/>
            </w14:solidFill>
          </w14:textFill>
        </w:rPr>
        <w:t>JK Flip-Flop</w:t>
      </w:r>
    </w:p>
    <w:p w14:paraId="2420BBBA">
      <w:pPr>
        <w:numPr>
          <w:ilvl w:val="0"/>
          <w:numId w:val="7"/>
        </w:numPr>
        <w:suppressAutoHyphens w:val="0"/>
        <w:spacing w:before="100" w:beforeAutospacing="1" w:after="75" w:line="240" w:lineRule="auto"/>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000000" w:themeColor="text1"/>
          <w:sz w:val="20"/>
          <w:szCs w:val="20"/>
          <w14:textFill>
            <w14:solidFill>
              <w14:schemeClr w14:val="tx1"/>
            </w14:solidFill>
          </w14:textFill>
        </w:rPr>
        <w:t>T Flip-Flop</w:t>
      </w:r>
    </w:p>
    <w:p w14:paraId="16CE9A2D">
      <w:pPr>
        <w:tabs>
          <w:tab w:val="left" w:pos="3660"/>
        </w:tabs>
        <w:rPr>
          <w:rFonts w:ascii="Times New Roman" w:hAnsi="Times New Roman" w:cs="Times New Roman"/>
          <w:color w:val="000000" w:themeColor="text1"/>
          <w:sz w:val="20"/>
          <w:szCs w:val="20"/>
          <w14:textFill>
            <w14:solidFill>
              <w14:schemeClr w14:val="tx1"/>
            </w14:solidFill>
          </w14:textFill>
        </w:rPr>
      </w:pPr>
    </w:p>
    <w:p w14:paraId="0EFD6E64">
      <w:pPr>
        <w:pStyle w:val="3"/>
        <w:rPr>
          <w:rFonts w:eastAsia="Times New Roman" w:cs="Times New Roman"/>
          <w:bCs w:val="0"/>
          <w:color w:val="000000" w:themeColor="text1"/>
          <w:sz w:val="20"/>
          <w:szCs w:val="20"/>
          <w14:textFill>
            <w14:solidFill>
              <w14:schemeClr w14:val="tx1"/>
            </w14:solidFill>
          </w14:textFill>
        </w:rPr>
      </w:pPr>
      <w:r>
        <w:rPr>
          <w:rFonts w:cs="Times New Roman"/>
          <w:bCs w:val="0"/>
          <w:color w:val="000000" w:themeColor="text1"/>
          <w:sz w:val="20"/>
          <w:szCs w:val="20"/>
          <w14:textFill>
            <w14:solidFill>
              <w14:schemeClr w14:val="tx1"/>
            </w14:solidFill>
          </w14:textFill>
        </w:rPr>
        <w:t>SR Flip-Flop</w:t>
      </w:r>
    </w:p>
    <w:p w14:paraId="2B80B517">
      <w:pPr>
        <w:pStyle w:val="12"/>
        <w:spacing w:before="120" w:after="144"/>
        <w:ind w:left="48" w:right="48"/>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 xml:space="preserve">SR flip-flop operates with only positive clock transitions or negative clock transitions. Whereas, SR latch operates with enable signal. </w:t>
      </w:r>
    </w:p>
    <w:p w14:paraId="03B00721">
      <w:pPr>
        <w:pStyle w:val="12"/>
        <w:ind w:right="48"/>
        <w:rPr>
          <w:rStyle w:val="22"/>
          <w:b/>
          <w:color w:val="000000" w:themeColor="text1"/>
          <w:sz w:val="20"/>
          <w:szCs w:val="20"/>
          <w:shd w:val="clear" w:color="auto" w:fill="FFFFFF"/>
          <w14:textFill>
            <w14:solidFill>
              <w14:schemeClr w14:val="tx1"/>
            </w14:solidFill>
          </w14:textFill>
        </w:rPr>
      </w:pPr>
      <w:r>
        <w:rPr>
          <w:rStyle w:val="22"/>
          <w:b/>
          <w:color w:val="000000" w:themeColor="text1"/>
          <w:sz w:val="20"/>
          <w:szCs w:val="20"/>
          <w:u w:val="single"/>
          <w:shd w:val="clear" w:color="auto" w:fill="FFFFFF"/>
          <w14:textFill>
            <w14:solidFill>
              <w14:schemeClr w14:val="tx1"/>
            </w14:solidFill>
          </w14:textFill>
        </w:rPr>
        <w:t>Block Diagram of SR Flip Flop &amp; Pin Diagram</w:t>
      </w:r>
      <w:r>
        <w:rPr>
          <w:rStyle w:val="22"/>
          <w:b/>
          <w:color w:val="000000" w:themeColor="text1"/>
          <w:sz w:val="20"/>
          <w:szCs w:val="20"/>
          <w:shd w:val="clear" w:color="auto" w:fill="FFFFFF"/>
          <w14:textFill>
            <w14:solidFill>
              <w14:schemeClr w14:val="tx1"/>
            </w14:solidFill>
          </w14:textFill>
        </w:rPr>
        <w:t>:</w:t>
      </w:r>
    </w:p>
    <w:p w14:paraId="130E3350">
      <w:pPr>
        <w:pStyle w:val="12"/>
        <w:ind w:right="48"/>
        <w:jc w:val="center"/>
        <w:rPr>
          <w:rStyle w:val="22"/>
          <w:b/>
          <w:color w:val="000000" w:themeColor="text1"/>
          <w:sz w:val="20"/>
          <w:szCs w:val="20"/>
          <w:shd w:val="clear" w:color="auto" w:fill="FFFFFF"/>
          <w14:textFill>
            <w14:solidFill>
              <w14:schemeClr w14:val="tx1"/>
            </w14:solidFill>
          </w14:textFill>
        </w:rPr>
      </w:pPr>
      <w:r>
        <w:rPr>
          <w:b/>
          <w:bCs/>
          <w:color w:val="000000" w:themeColor="text1"/>
          <w:sz w:val="20"/>
          <w:szCs w:val="20"/>
          <w14:textFill>
            <w14:solidFill>
              <w14:schemeClr w14:val="tx1"/>
            </w14:solidFill>
          </w14:textFill>
        </w:rPr>
        <w:drawing>
          <wp:inline distT="0" distB="0" distL="0" distR="0">
            <wp:extent cx="2019935" cy="1315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2093369" cy="1363861"/>
                    </a:xfrm>
                    <a:prstGeom prst="rect">
                      <a:avLst/>
                    </a:prstGeom>
                    <a:noFill/>
                    <a:ln>
                      <a:noFill/>
                    </a:ln>
                  </pic:spPr>
                </pic:pic>
              </a:graphicData>
            </a:graphic>
          </wp:inline>
        </w:drawing>
      </w:r>
    </w:p>
    <w:p w14:paraId="4304C395">
      <w:pPr>
        <w:pStyle w:val="12"/>
        <w:spacing w:before="120" w:after="144"/>
        <w:ind w:right="48"/>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The </w:t>
      </w:r>
      <w:r>
        <w:rPr>
          <w:b/>
          <w:bCs/>
          <w:color w:val="000000" w:themeColor="text1"/>
          <w:sz w:val="20"/>
          <w:szCs w:val="20"/>
          <w14:textFill>
            <w14:solidFill>
              <w14:schemeClr w14:val="tx1"/>
            </w14:solidFill>
          </w14:textFill>
        </w:rPr>
        <w:t>circuit diagram</w:t>
      </w:r>
      <w:r>
        <w:rPr>
          <w:color w:val="000000" w:themeColor="text1"/>
          <w:sz w:val="20"/>
          <w:szCs w:val="20"/>
          <w14:textFill>
            <w14:solidFill>
              <w14:schemeClr w14:val="tx1"/>
            </w14:solidFill>
          </w14:textFill>
        </w:rPr>
        <w:t> of SR flip-flop is shown in the following figure.</w:t>
      </w:r>
    </w:p>
    <w:p w14:paraId="28D000D9">
      <w:pPr>
        <w:pStyle w:val="12"/>
        <w:spacing w:before="120" w:after="144"/>
        <w:ind w:left="48" w:right="48"/>
        <w:jc w:val="both"/>
        <w:rPr>
          <w:color w:val="000000" w:themeColor="text1"/>
          <w:sz w:val="20"/>
          <w:szCs w:val="20"/>
          <w14:textFill>
            <w14:solidFill>
              <w14:schemeClr w14:val="tx1"/>
            </w14:solidFill>
          </w14:textFill>
        </w:rPr>
      </w:pPr>
    </w:p>
    <w:p w14:paraId="4EBD56E1">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drawing>
          <wp:inline distT="0" distB="0" distL="0" distR="0">
            <wp:extent cx="3176270" cy="1725930"/>
            <wp:effectExtent l="0" t="0" r="5080" b="7620"/>
            <wp:docPr id="14343" name="Picture 14343" descr="SR Flip-Fl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 name="Picture 14343" descr="SR Flip-Flop"/>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3210275" cy="1744249"/>
                    </a:xfrm>
                    <a:prstGeom prst="rect">
                      <a:avLst/>
                    </a:prstGeom>
                    <a:noFill/>
                    <a:ln>
                      <a:noFill/>
                    </a:ln>
                  </pic:spPr>
                </pic:pic>
              </a:graphicData>
            </a:graphic>
          </wp:inline>
        </w:drawing>
      </w:r>
    </w:p>
    <w:p w14:paraId="50BACB9B">
      <w:pPr>
        <w:pStyle w:val="12"/>
        <w:ind w:left="48" w:right="48"/>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This circuit has two inputs S &amp; R and two outputs Q</w:t>
      </w:r>
      <w:r>
        <w:rPr>
          <w:rStyle w:val="22"/>
          <w:color w:val="000000" w:themeColor="text1"/>
          <w:sz w:val="20"/>
          <w:szCs w:val="20"/>
          <w:shd w:val="clear" w:color="auto" w:fill="FFFFFF"/>
          <w14:textFill>
            <w14:solidFill>
              <w14:schemeClr w14:val="tx1"/>
            </w14:solidFill>
          </w14:textFill>
        </w:rPr>
        <w:t>t</w:t>
      </w:r>
      <w:r>
        <w:rPr>
          <w:color w:val="000000" w:themeColor="text1"/>
          <w:sz w:val="20"/>
          <w:szCs w:val="20"/>
          <w14:textFill>
            <w14:solidFill>
              <w14:schemeClr w14:val="tx1"/>
            </w14:solidFill>
          </w14:textFill>
        </w:rPr>
        <w:t> &amp; Q</w:t>
      </w:r>
      <w:r>
        <w:rPr>
          <w:rStyle w:val="22"/>
          <w:color w:val="000000" w:themeColor="text1"/>
          <w:sz w:val="20"/>
          <w:szCs w:val="20"/>
          <w:shd w:val="clear" w:color="auto" w:fill="FFFFFF"/>
          <w14:textFill>
            <w14:solidFill>
              <w14:schemeClr w14:val="tx1"/>
            </w14:solidFill>
          </w14:textFill>
        </w:rPr>
        <w:t>t</w:t>
      </w:r>
      <w:r>
        <w:rPr>
          <w:color w:val="000000" w:themeColor="text1"/>
          <w:sz w:val="20"/>
          <w:szCs w:val="20"/>
          <w14:textFill>
            <w14:solidFill>
              <w14:schemeClr w14:val="tx1"/>
            </w14:solidFill>
          </w14:textFill>
        </w:rPr>
        <w:t>’. The operation of SR flipflop is similar to SR Latch. But, this flip-flop affects the outputs only when positive transition of the clock signal is applied instead of active enable.</w:t>
      </w:r>
    </w:p>
    <w:p w14:paraId="2921D94B">
      <w:pPr>
        <w:pStyle w:val="12"/>
        <w:spacing w:before="120" w:after="144"/>
        <w:ind w:left="48" w:right="48"/>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The following table shows the </w:t>
      </w:r>
      <w:r>
        <w:rPr>
          <w:b/>
          <w:bCs/>
          <w:color w:val="000000" w:themeColor="text1"/>
          <w:sz w:val="20"/>
          <w:szCs w:val="20"/>
          <w14:textFill>
            <w14:solidFill>
              <w14:schemeClr w14:val="tx1"/>
            </w14:solidFill>
          </w14:textFill>
        </w:rPr>
        <w:t>state table</w:t>
      </w:r>
      <w:r>
        <w:rPr>
          <w:color w:val="000000" w:themeColor="text1"/>
          <w:sz w:val="20"/>
          <w:szCs w:val="20"/>
          <w14:textFill>
            <w14:solidFill>
              <w14:schemeClr w14:val="tx1"/>
            </w14:solidFill>
          </w14:textFill>
        </w:rPr>
        <w:t> of SR flip-flop.</w:t>
      </w:r>
    </w:p>
    <w:p w14:paraId="1299DFE0">
      <w:pPr>
        <w:pStyle w:val="12"/>
        <w:spacing w:before="120" w:after="144"/>
        <w:ind w:left="48" w:right="48"/>
        <w:jc w:val="both"/>
        <w:rPr>
          <w:color w:val="000000" w:themeColor="text1"/>
          <w:sz w:val="20"/>
          <w:szCs w:val="20"/>
          <w14:textFill>
            <w14:solidFill>
              <w14:schemeClr w14:val="tx1"/>
            </w14:solidFill>
          </w14:textFill>
        </w:rPr>
      </w:pPr>
    </w:p>
    <w:tbl>
      <w:tblPr>
        <w:tblStyle w:val="7"/>
        <w:tblW w:w="4965" w:type="dxa"/>
        <w:jc w:val="center"/>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Layout w:type="autofit"/>
        <w:tblCellMar>
          <w:top w:w="15" w:type="dxa"/>
          <w:left w:w="15" w:type="dxa"/>
          <w:bottom w:w="15" w:type="dxa"/>
          <w:right w:w="15" w:type="dxa"/>
        </w:tblCellMar>
      </w:tblPr>
      <w:tblGrid>
        <w:gridCol w:w="1247"/>
        <w:gridCol w:w="1364"/>
        <w:gridCol w:w="2354"/>
      </w:tblGrid>
      <w:tr w14:paraId="2351C597">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DDDDDD" w:sz="6" w:space="0"/>
              <w:left w:val="single" w:color="DDDDDD" w:sz="6" w:space="0"/>
              <w:bottom w:val="single" w:color="DDDDDD" w:sz="6" w:space="0"/>
              <w:right w:val="single" w:color="DDDDDD" w:sz="6" w:space="0"/>
            </w:tcBorders>
            <w:shd w:val="clear" w:color="auto" w:fill="EEEEEE"/>
            <w:tcMar>
              <w:top w:w="120" w:type="dxa"/>
              <w:left w:w="120" w:type="dxa"/>
              <w:bottom w:w="120" w:type="dxa"/>
              <w:right w:w="120" w:type="dxa"/>
            </w:tcMar>
          </w:tcPr>
          <w:p w14:paraId="342E4EBF">
            <w:pPr>
              <w:jc w:val="center"/>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S</w:t>
            </w:r>
          </w:p>
        </w:tc>
        <w:tc>
          <w:tcPr>
            <w:tcW w:w="0" w:type="auto"/>
            <w:tcBorders>
              <w:top w:val="single" w:color="DDDDDD" w:sz="6" w:space="0"/>
              <w:left w:val="single" w:color="DDDDDD" w:sz="6" w:space="0"/>
              <w:bottom w:val="single" w:color="DDDDDD" w:sz="6" w:space="0"/>
              <w:right w:val="single" w:color="DDDDDD" w:sz="6" w:space="0"/>
            </w:tcBorders>
            <w:shd w:val="clear" w:color="auto" w:fill="EEEEEE"/>
            <w:tcMar>
              <w:top w:w="120" w:type="dxa"/>
              <w:left w:w="120" w:type="dxa"/>
              <w:bottom w:w="120" w:type="dxa"/>
              <w:right w:w="120" w:type="dxa"/>
            </w:tcMar>
          </w:tcPr>
          <w:p w14:paraId="6F8FBBF7">
            <w:pPr>
              <w:jc w:val="center"/>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R</w:t>
            </w:r>
          </w:p>
        </w:tc>
        <w:tc>
          <w:tcPr>
            <w:tcW w:w="0" w:type="auto"/>
            <w:tcBorders>
              <w:top w:val="single" w:color="DDDDDD" w:sz="6" w:space="0"/>
              <w:left w:val="single" w:color="DDDDDD" w:sz="6" w:space="0"/>
              <w:bottom w:val="single" w:color="DDDDDD" w:sz="6" w:space="0"/>
              <w:right w:val="single" w:color="DDDDDD" w:sz="6" w:space="0"/>
            </w:tcBorders>
            <w:shd w:val="clear" w:color="auto" w:fill="EEEEEE"/>
            <w:tcMar>
              <w:top w:w="120" w:type="dxa"/>
              <w:left w:w="120" w:type="dxa"/>
              <w:bottom w:w="120" w:type="dxa"/>
              <w:right w:w="120" w:type="dxa"/>
            </w:tcMar>
          </w:tcPr>
          <w:p w14:paraId="782AF6FA">
            <w:pPr>
              <w:jc w:val="center"/>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Q</w:t>
            </w:r>
            <w:r>
              <w:rPr>
                <w:rStyle w:val="23"/>
                <w:rFonts w:ascii="Times New Roman" w:hAnsi="Times New Roman" w:cs="Times New Roman"/>
                <w:color w:val="000000" w:themeColor="text1"/>
                <w:sz w:val="20"/>
                <w:szCs w:val="20"/>
                <w14:textFill>
                  <w14:solidFill>
                    <w14:schemeClr w14:val="tx1"/>
                  </w14:solidFill>
                </w14:textFill>
              </w:rPr>
              <w:t>t+1</w:t>
            </w:r>
          </w:p>
        </w:tc>
      </w:tr>
      <w:tr w14:paraId="4477A4C9">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1315F392">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4C2DE6FA">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1802F4D7">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Q</w:t>
            </w:r>
            <w:r>
              <w:rPr>
                <w:rStyle w:val="22"/>
                <w:rFonts w:ascii="Times New Roman" w:hAnsi="Times New Roman" w:cs="Times New Roman"/>
                <w:color w:val="000000" w:themeColor="text1"/>
                <w:sz w:val="20"/>
                <w:szCs w:val="20"/>
                <w:shd w:val="clear" w:color="auto" w:fill="FFFFFF"/>
                <w14:textFill>
                  <w14:solidFill>
                    <w14:schemeClr w14:val="tx1"/>
                  </w14:solidFill>
                </w14:textFill>
              </w:rPr>
              <w:t>t</w:t>
            </w:r>
          </w:p>
        </w:tc>
      </w:tr>
      <w:tr w14:paraId="29A38FC5">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3CF99434">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4DB758EB">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0DDB1AE6">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r>
      <w:tr w14:paraId="42E0E8EC">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02CF4479">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64828981">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7EE218DE">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r>
      <w:tr w14:paraId="582AFAB9">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49546B58">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46A6DEFE">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0AC58FD1">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w:t>
            </w:r>
          </w:p>
        </w:tc>
      </w:tr>
    </w:tbl>
    <w:p w14:paraId="03E17516">
      <w:pPr>
        <w:pStyle w:val="12"/>
        <w:ind w:left="48" w:right="48"/>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Here, Q</w:t>
      </w:r>
      <w:r>
        <w:rPr>
          <w:rStyle w:val="22"/>
          <w:color w:val="000000" w:themeColor="text1"/>
          <w:sz w:val="20"/>
          <w:szCs w:val="20"/>
          <w:shd w:val="clear" w:color="auto" w:fill="FFFFFF"/>
          <w14:textFill>
            <w14:solidFill>
              <w14:schemeClr w14:val="tx1"/>
            </w14:solidFill>
          </w14:textFill>
        </w:rPr>
        <w:t>t</w:t>
      </w:r>
      <w:r>
        <w:rPr>
          <w:color w:val="000000" w:themeColor="text1"/>
          <w:sz w:val="20"/>
          <w:szCs w:val="20"/>
          <w14:textFill>
            <w14:solidFill>
              <w14:schemeClr w14:val="tx1"/>
            </w14:solidFill>
          </w14:textFill>
        </w:rPr>
        <w:t> &amp; Q</w:t>
      </w:r>
      <w:r>
        <w:rPr>
          <w:rStyle w:val="23"/>
          <w:color w:val="000000" w:themeColor="text1"/>
          <w:sz w:val="20"/>
          <w:szCs w:val="20"/>
          <w14:textFill>
            <w14:solidFill>
              <w14:schemeClr w14:val="tx1"/>
            </w14:solidFill>
          </w14:textFill>
        </w:rPr>
        <w:t>t+1</w:t>
      </w:r>
      <w:r>
        <w:rPr>
          <w:color w:val="000000" w:themeColor="text1"/>
          <w:sz w:val="20"/>
          <w:szCs w:val="20"/>
          <w14:textFill>
            <w14:solidFill>
              <w14:schemeClr w14:val="tx1"/>
            </w14:solidFill>
          </w14:textFill>
        </w:rPr>
        <w:t> are present state &amp; next state respectively. So, SR flip-flop can be used for one of these three functions such as Hold, Reset &amp; Set based on the input conditions, when positive transition of clock signal is applied. The following table shows the </w:t>
      </w:r>
      <w:r>
        <w:rPr>
          <w:b/>
          <w:bCs/>
          <w:color w:val="000000" w:themeColor="text1"/>
          <w:sz w:val="20"/>
          <w:szCs w:val="20"/>
          <w14:textFill>
            <w14:solidFill>
              <w14:schemeClr w14:val="tx1"/>
            </w14:solidFill>
          </w14:textFill>
        </w:rPr>
        <w:t>characteristic table</w:t>
      </w:r>
      <w:r>
        <w:rPr>
          <w:color w:val="000000" w:themeColor="text1"/>
          <w:sz w:val="20"/>
          <w:szCs w:val="20"/>
          <w14:textFill>
            <w14:solidFill>
              <w14:schemeClr w14:val="tx1"/>
            </w14:solidFill>
          </w14:textFill>
        </w:rPr>
        <w:t> of SR flip-flop.</w:t>
      </w:r>
    </w:p>
    <w:p w14:paraId="7B55735A">
      <w:pPr>
        <w:pStyle w:val="12"/>
        <w:ind w:left="48" w:right="48"/>
        <w:jc w:val="both"/>
        <w:rPr>
          <w:color w:val="000000" w:themeColor="text1"/>
          <w:sz w:val="20"/>
          <w:szCs w:val="20"/>
          <w14:textFill>
            <w14:solidFill>
              <w14:schemeClr w14:val="tx1"/>
            </w14:solidFill>
          </w14:textFill>
        </w:rPr>
      </w:pPr>
    </w:p>
    <w:tbl>
      <w:tblPr>
        <w:tblStyle w:val="7"/>
        <w:tblW w:w="5585" w:type="dxa"/>
        <w:jc w:val="center"/>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Layout w:type="autofit"/>
        <w:tblCellMar>
          <w:top w:w="15" w:type="dxa"/>
          <w:left w:w="15" w:type="dxa"/>
          <w:bottom w:w="15" w:type="dxa"/>
          <w:right w:w="15" w:type="dxa"/>
        </w:tblCellMar>
      </w:tblPr>
      <w:tblGrid>
        <w:gridCol w:w="1000"/>
        <w:gridCol w:w="1091"/>
        <w:gridCol w:w="1918"/>
        <w:gridCol w:w="1576"/>
      </w:tblGrid>
      <w:tr w14:paraId="2925A8FC">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trHeight w:val="399" w:hRule="atLeast"/>
          <w:jc w:val="center"/>
        </w:trPr>
        <w:tc>
          <w:tcPr>
            <w:tcW w:w="0" w:type="auto"/>
            <w:gridSpan w:val="2"/>
            <w:tcBorders>
              <w:top w:val="single" w:color="DDDDDD" w:sz="6" w:space="0"/>
              <w:left w:val="single" w:color="DDDDDD" w:sz="6" w:space="0"/>
              <w:bottom w:val="single" w:color="DDDDDD" w:sz="6" w:space="0"/>
              <w:right w:val="single" w:color="DDDDDD" w:sz="6" w:space="0"/>
            </w:tcBorders>
            <w:shd w:val="clear" w:color="auto" w:fill="EEEEEE"/>
            <w:tcMar>
              <w:top w:w="120" w:type="dxa"/>
              <w:left w:w="120" w:type="dxa"/>
              <w:bottom w:w="120" w:type="dxa"/>
              <w:right w:w="120" w:type="dxa"/>
            </w:tcMar>
          </w:tcPr>
          <w:p w14:paraId="183743E6">
            <w:pPr>
              <w:jc w:val="center"/>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Present Inputs</w:t>
            </w:r>
          </w:p>
        </w:tc>
        <w:tc>
          <w:tcPr>
            <w:tcW w:w="0" w:type="auto"/>
            <w:tcBorders>
              <w:top w:val="single" w:color="DDDDDD" w:sz="6" w:space="0"/>
              <w:left w:val="single" w:color="DDDDDD" w:sz="6" w:space="0"/>
              <w:bottom w:val="single" w:color="DDDDDD" w:sz="6" w:space="0"/>
              <w:right w:val="single" w:color="DDDDDD" w:sz="6" w:space="0"/>
            </w:tcBorders>
            <w:shd w:val="clear" w:color="auto" w:fill="EEEEEE"/>
            <w:tcMar>
              <w:top w:w="120" w:type="dxa"/>
              <w:left w:w="120" w:type="dxa"/>
              <w:bottom w:w="120" w:type="dxa"/>
              <w:right w:w="120" w:type="dxa"/>
            </w:tcMar>
          </w:tcPr>
          <w:p w14:paraId="1B34A04E">
            <w:pPr>
              <w:jc w:val="center"/>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Present State</w:t>
            </w:r>
          </w:p>
        </w:tc>
        <w:tc>
          <w:tcPr>
            <w:tcW w:w="0" w:type="auto"/>
            <w:tcBorders>
              <w:top w:val="single" w:color="DDDDDD" w:sz="6" w:space="0"/>
              <w:left w:val="single" w:color="DDDDDD" w:sz="6" w:space="0"/>
              <w:bottom w:val="single" w:color="DDDDDD" w:sz="6" w:space="0"/>
              <w:right w:val="single" w:color="DDDDDD" w:sz="6" w:space="0"/>
            </w:tcBorders>
            <w:shd w:val="clear" w:color="auto" w:fill="EEEEEE"/>
            <w:tcMar>
              <w:top w:w="120" w:type="dxa"/>
              <w:left w:w="120" w:type="dxa"/>
              <w:bottom w:w="120" w:type="dxa"/>
              <w:right w:w="120" w:type="dxa"/>
            </w:tcMar>
          </w:tcPr>
          <w:p w14:paraId="4CF68A54">
            <w:pPr>
              <w:jc w:val="center"/>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Next State</w:t>
            </w:r>
          </w:p>
        </w:tc>
      </w:tr>
      <w:tr w14:paraId="0A21F4BE">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trHeight w:val="406" w:hRule="atLeast"/>
          <w:jc w:val="cent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24D097AD">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S</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7157904D">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R</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4747CC9D">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Q</w:t>
            </w:r>
            <w:r>
              <w:rPr>
                <w:rStyle w:val="23"/>
                <w:rFonts w:ascii="Times New Roman" w:hAnsi="Times New Roman" w:cs="Times New Roman"/>
                <w:color w:val="000000" w:themeColor="text1"/>
                <w:sz w:val="20"/>
                <w:szCs w:val="20"/>
                <w14:textFill>
                  <w14:solidFill>
                    <w14:schemeClr w14:val="tx1"/>
                  </w14:solidFill>
                </w14:textFill>
              </w:rPr>
              <w:t>t</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28817994">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Q</w:t>
            </w:r>
            <w:r>
              <w:rPr>
                <w:rStyle w:val="23"/>
                <w:rFonts w:ascii="Times New Roman" w:hAnsi="Times New Roman" w:cs="Times New Roman"/>
                <w:color w:val="000000" w:themeColor="text1"/>
                <w:sz w:val="20"/>
                <w:szCs w:val="20"/>
                <w14:textFill>
                  <w14:solidFill>
                    <w14:schemeClr w14:val="tx1"/>
                  </w14:solidFill>
                </w14:textFill>
              </w:rPr>
              <w:t>t+1</w:t>
            </w:r>
          </w:p>
        </w:tc>
      </w:tr>
      <w:tr w14:paraId="0EBD3354">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trHeight w:val="399" w:hRule="atLeast"/>
          <w:jc w:val="cent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53B6C58F">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25C5E30E">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33A45D57">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439D907F">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r>
      <w:tr w14:paraId="7C539CC4">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trHeight w:val="406" w:hRule="atLeast"/>
          <w:jc w:val="cent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0B66D32B">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02BFCE33">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13562923">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6B74D671">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r>
      <w:tr w14:paraId="7F4E7E13">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trHeight w:val="399" w:hRule="atLeast"/>
          <w:jc w:val="cent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2EB204D0">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7E6F71E8">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1471C307">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6B538CD3">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r>
      <w:tr w14:paraId="328AFDD1">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trHeight w:val="406" w:hRule="atLeast"/>
          <w:jc w:val="cent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01478FD3">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31653AF0">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1392E641">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0597FB29">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r>
      <w:tr w14:paraId="541F3962">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trHeight w:val="192" w:hRule="atLeast"/>
          <w:jc w:val="cent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193819AD">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183DBC68">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1371A69B">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0A1148B7">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r>
      <w:tr w14:paraId="1157816C">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trHeight w:val="399" w:hRule="atLeast"/>
          <w:jc w:val="cent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4CE93CD4">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2ACF7978">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7473AC02">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149ACA81">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r>
      <w:tr w14:paraId="168BCABC">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trHeight w:val="406" w:hRule="atLeast"/>
          <w:jc w:val="cent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650CB571">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3399AC82">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297BC5C1">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0C5E3E61">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x</w:t>
            </w:r>
          </w:p>
        </w:tc>
      </w:tr>
      <w:tr w14:paraId="71DD9369">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trHeight w:val="399" w:hRule="atLeast"/>
          <w:jc w:val="cent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0BED4A51">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2948CBDC">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68C186DE">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635FEB95">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x</w:t>
            </w:r>
          </w:p>
        </w:tc>
      </w:tr>
    </w:tbl>
    <w:p w14:paraId="5C6D0CA4">
      <w:pPr>
        <w:pStyle w:val="12"/>
        <w:ind w:left="48" w:right="48"/>
        <w:jc w:val="both"/>
        <w:rPr>
          <w:color w:val="000000" w:themeColor="text1"/>
          <w:sz w:val="20"/>
          <w:szCs w:val="20"/>
          <w14:textFill>
            <w14:solidFill>
              <w14:schemeClr w14:val="tx1"/>
            </w14:solidFill>
          </w14:textFill>
        </w:rPr>
      </w:pPr>
    </w:p>
    <w:p w14:paraId="0A73E1BB">
      <w:pPr>
        <w:pStyle w:val="12"/>
        <w:ind w:left="48" w:right="48"/>
        <w:jc w:val="both"/>
        <w:rPr>
          <w:color w:val="000000" w:themeColor="text1"/>
          <w:sz w:val="20"/>
          <w:szCs w:val="20"/>
          <w14:textFill>
            <w14:solidFill>
              <w14:schemeClr w14:val="tx1"/>
            </w14:solidFill>
          </w14:textFill>
        </w:rPr>
      </w:pPr>
    </w:p>
    <w:p w14:paraId="5E8AE630">
      <w:pPr>
        <w:pStyle w:val="12"/>
        <w:ind w:left="48" w:right="48"/>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The </w:t>
      </w:r>
      <w:r>
        <w:rPr>
          <w:b/>
          <w:bCs/>
          <w:color w:val="000000" w:themeColor="text1"/>
          <w:sz w:val="20"/>
          <w:szCs w:val="20"/>
          <w14:textFill>
            <w14:solidFill>
              <w14:schemeClr w14:val="tx1"/>
            </w14:solidFill>
          </w14:textFill>
        </w:rPr>
        <w:t>simplified expression</w:t>
      </w:r>
      <w:r>
        <w:rPr>
          <w:color w:val="000000" w:themeColor="text1"/>
          <w:sz w:val="20"/>
          <w:szCs w:val="20"/>
          <w14:textFill>
            <w14:solidFill>
              <w14:schemeClr w14:val="tx1"/>
            </w14:solidFill>
          </w14:textFill>
        </w:rPr>
        <w:t> for next state Q</w:t>
      </w:r>
      <w:r>
        <w:rPr>
          <w:rStyle w:val="22"/>
          <w:color w:val="000000" w:themeColor="text1"/>
          <w:sz w:val="20"/>
          <w:szCs w:val="20"/>
          <w:shd w:val="clear" w:color="auto" w:fill="FFFFFF"/>
          <w14:textFill>
            <w14:solidFill>
              <w14:schemeClr w14:val="tx1"/>
            </w14:solidFill>
          </w14:textFill>
        </w:rPr>
        <w:t>t</w:t>
      </w:r>
      <w:r>
        <w:rPr>
          <w:rStyle w:val="23"/>
          <w:color w:val="000000" w:themeColor="text1"/>
          <w:sz w:val="20"/>
          <w:szCs w:val="20"/>
          <w14:textFill>
            <w14:solidFill>
              <w14:schemeClr w14:val="tx1"/>
            </w14:solidFill>
          </w14:textFill>
        </w:rPr>
        <w:t>+1</w:t>
      </w:r>
      <w:r>
        <w:rPr>
          <w:color w:val="000000" w:themeColor="text1"/>
          <w:sz w:val="20"/>
          <w:szCs w:val="20"/>
          <w14:textFill>
            <w14:solidFill>
              <w14:schemeClr w14:val="tx1"/>
            </w14:solidFill>
          </w14:textFill>
        </w:rPr>
        <w:t> is</w:t>
      </w:r>
    </w:p>
    <w:p w14:paraId="11ADADE3">
      <w:pPr>
        <w:pStyle w:val="12"/>
        <w:ind w:left="48" w:right="48"/>
        <w:jc w:val="center"/>
        <w:rPr>
          <w:color w:val="000000" w:themeColor="text1"/>
          <w:sz w:val="20"/>
          <w:szCs w:val="20"/>
          <w14:textFill>
            <w14:solidFill>
              <w14:schemeClr w14:val="tx1"/>
            </w14:solidFill>
          </w14:textFill>
        </w:rPr>
      </w:pPr>
      <w:r>
        <w:rPr>
          <w:rStyle w:val="22"/>
          <w:color w:val="000000" w:themeColor="text1"/>
          <w:sz w:val="20"/>
          <w:szCs w:val="20"/>
          <w:shd w:val="clear" w:color="auto" w:fill="FFFFFF"/>
          <w14:textFill>
            <w14:solidFill>
              <w14:schemeClr w14:val="tx1"/>
            </w14:solidFill>
          </w14:textFill>
        </w:rPr>
        <w:t>Q</w:t>
      </w:r>
      <w:r>
        <w:rPr>
          <w:rStyle w:val="26"/>
          <w:color w:val="000000" w:themeColor="text1"/>
          <w:sz w:val="20"/>
          <w:szCs w:val="20"/>
          <w:shd w:val="clear" w:color="auto" w:fill="FFFFFF"/>
          <w14:textFill>
            <w14:solidFill>
              <w14:schemeClr w14:val="tx1"/>
            </w14:solidFill>
          </w14:textFill>
        </w:rPr>
        <w:t>(</w:t>
      </w:r>
      <w:r>
        <w:rPr>
          <w:rStyle w:val="22"/>
          <w:color w:val="000000" w:themeColor="text1"/>
          <w:sz w:val="20"/>
          <w:szCs w:val="20"/>
          <w:shd w:val="clear" w:color="auto" w:fill="FFFFFF"/>
          <w14:textFill>
            <w14:solidFill>
              <w14:schemeClr w14:val="tx1"/>
            </w14:solidFill>
          </w14:textFill>
        </w:rPr>
        <w:t>t</w:t>
      </w:r>
      <w:r>
        <w:rPr>
          <w:rStyle w:val="26"/>
          <w:color w:val="000000" w:themeColor="text1"/>
          <w:sz w:val="20"/>
          <w:szCs w:val="20"/>
          <w:shd w:val="clear" w:color="auto" w:fill="FFFFFF"/>
          <w14:textFill>
            <w14:solidFill>
              <w14:schemeClr w14:val="tx1"/>
            </w14:solidFill>
          </w14:textFill>
        </w:rPr>
        <w:t>+</w:t>
      </w:r>
      <w:r>
        <w:rPr>
          <w:rStyle w:val="25"/>
          <w:color w:val="000000" w:themeColor="text1"/>
          <w:sz w:val="20"/>
          <w:szCs w:val="20"/>
          <w:shd w:val="clear" w:color="auto" w:fill="FFFFFF"/>
          <w14:textFill>
            <w14:solidFill>
              <w14:schemeClr w14:val="tx1"/>
            </w14:solidFill>
          </w14:textFill>
        </w:rPr>
        <w:t>1</w:t>
      </w:r>
      <w:r>
        <w:rPr>
          <w:rStyle w:val="26"/>
          <w:color w:val="000000" w:themeColor="text1"/>
          <w:sz w:val="20"/>
          <w:szCs w:val="20"/>
          <w:shd w:val="clear" w:color="auto" w:fill="FFFFFF"/>
          <w14:textFill>
            <w14:solidFill>
              <w14:schemeClr w14:val="tx1"/>
            </w14:solidFill>
          </w14:textFill>
        </w:rPr>
        <w:t>)=</w:t>
      </w:r>
      <w:r>
        <w:rPr>
          <w:rStyle w:val="22"/>
          <w:color w:val="000000" w:themeColor="text1"/>
          <w:sz w:val="20"/>
          <w:szCs w:val="20"/>
          <w:shd w:val="clear" w:color="auto" w:fill="FFFFFF"/>
          <w14:textFill>
            <w14:solidFill>
              <w14:schemeClr w14:val="tx1"/>
            </w14:solidFill>
          </w14:textFill>
        </w:rPr>
        <w:t>S</w:t>
      </w:r>
      <w:r>
        <w:rPr>
          <w:rStyle w:val="26"/>
          <w:color w:val="000000" w:themeColor="text1"/>
          <w:sz w:val="20"/>
          <w:szCs w:val="20"/>
          <w:shd w:val="clear" w:color="auto" w:fill="FFFFFF"/>
          <w14:textFill>
            <w14:solidFill>
              <w14:schemeClr w14:val="tx1"/>
            </w14:solidFill>
          </w14:textFill>
        </w:rPr>
        <w:t>+</w:t>
      </w:r>
      <w:r>
        <w:rPr>
          <w:rStyle w:val="22"/>
          <w:color w:val="000000" w:themeColor="text1"/>
          <w:sz w:val="20"/>
          <w:szCs w:val="20"/>
          <w:shd w:val="clear" w:color="auto" w:fill="FFFFFF"/>
          <w14:textFill>
            <w14:solidFill>
              <w14:schemeClr w14:val="tx1"/>
            </w14:solidFill>
          </w14:textFill>
        </w:rPr>
        <w:t>R</w:t>
      </w:r>
      <w:r>
        <w:rPr>
          <w:rStyle w:val="26"/>
          <w:color w:val="000000" w:themeColor="text1"/>
          <w:sz w:val="20"/>
          <w:szCs w:val="20"/>
          <w:shd w:val="clear" w:color="auto" w:fill="FFFFFF"/>
          <w14:textFill>
            <w14:solidFill>
              <w14:schemeClr w14:val="tx1"/>
            </w14:solidFill>
          </w14:textFill>
        </w:rPr>
        <w:t>′</w:t>
      </w:r>
      <w:r>
        <w:rPr>
          <w:rStyle w:val="22"/>
          <w:color w:val="000000" w:themeColor="text1"/>
          <w:sz w:val="20"/>
          <w:szCs w:val="20"/>
          <w:shd w:val="clear" w:color="auto" w:fill="FFFFFF"/>
          <w14:textFill>
            <w14:solidFill>
              <w14:schemeClr w14:val="tx1"/>
            </w14:solidFill>
          </w14:textFill>
        </w:rPr>
        <w:t>Q</w:t>
      </w:r>
      <w:r>
        <w:rPr>
          <w:rStyle w:val="26"/>
          <w:color w:val="000000" w:themeColor="text1"/>
          <w:sz w:val="20"/>
          <w:szCs w:val="20"/>
          <w:shd w:val="clear" w:color="auto" w:fill="FFFFFF"/>
          <w14:textFill>
            <w14:solidFill>
              <w14:schemeClr w14:val="tx1"/>
            </w14:solidFill>
          </w14:textFill>
        </w:rPr>
        <w:t>(</w:t>
      </w:r>
      <w:r>
        <w:rPr>
          <w:rStyle w:val="22"/>
          <w:color w:val="000000" w:themeColor="text1"/>
          <w:sz w:val="20"/>
          <w:szCs w:val="20"/>
          <w:shd w:val="clear" w:color="auto" w:fill="FFFFFF"/>
          <w14:textFill>
            <w14:solidFill>
              <w14:schemeClr w14:val="tx1"/>
            </w14:solidFill>
          </w14:textFill>
        </w:rPr>
        <w:t>t</w:t>
      </w:r>
      <w:r>
        <w:rPr>
          <w:rStyle w:val="26"/>
          <w:color w:val="000000" w:themeColor="text1"/>
          <w:sz w:val="20"/>
          <w:szCs w:val="20"/>
          <w:shd w:val="clear" w:color="auto" w:fill="FFFFFF"/>
          <w14:textFill>
            <w14:solidFill>
              <w14:schemeClr w14:val="tx1"/>
            </w14:solidFill>
          </w14:textFill>
        </w:rPr>
        <w:t>)</w:t>
      </w:r>
      <w:r>
        <w:rPr>
          <w:rStyle w:val="23"/>
          <w:color w:val="000000" w:themeColor="text1"/>
          <w:sz w:val="20"/>
          <w:szCs w:val="20"/>
          <w14:textFill>
            <w14:solidFill>
              <w14:schemeClr w14:val="tx1"/>
            </w14:solidFill>
          </w14:textFill>
        </w:rPr>
        <w:t>Q(t+1)=S+R′Q(t)</w:t>
      </w:r>
    </w:p>
    <w:p w14:paraId="4EF486E6">
      <w:pPr>
        <w:pStyle w:val="12"/>
        <w:ind w:left="48" w:right="48"/>
        <w:jc w:val="center"/>
        <w:rPr>
          <w:b/>
          <w:bCs/>
          <w:color w:val="000000" w:themeColor="text1"/>
          <w:sz w:val="20"/>
          <w:szCs w:val="20"/>
          <w14:textFill>
            <w14:solidFill>
              <w14:schemeClr w14:val="tx1"/>
            </w14:solidFill>
          </w14:textFill>
        </w:rPr>
      </w:pPr>
    </w:p>
    <w:p w14:paraId="2736FF81">
      <w:pPr>
        <w:pStyle w:val="3"/>
        <w:rPr>
          <w:rFonts w:cs="Times New Roman"/>
          <w:bCs w:val="0"/>
          <w:color w:val="000000" w:themeColor="text1"/>
          <w:sz w:val="20"/>
          <w:szCs w:val="20"/>
          <w14:textFill>
            <w14:solidFill>
              <w14:schemeClr w14:val="tx1"/>
            </w14:solidFill>
          </w14:textFill>
        </w:rPr>
      </w:pPr>
      <w:r>
        <w:rPr>
          <w:rFonts w:cs="Times New Roman"/>
          <w:bCs w:val="0"/>
          <w:color w:val="000000" w:themeColor="text1"/>
          <w:sz w:val="20"/>
          <w:szCs w:val="20"/>
          <w14:textFill>
            <w14:solidFill>
              <w14:schemeClr w14:val="tx1"/>
            </w14:solidFill>
          </w14:textFill>
        </w:rPr>
        <w:t>T Flip-Flop</w:t>
      </w:r>
    </w:p>
    <w:p w14:paraId="03F4CD96">
      <w:pPr>
        <w:pStyle w:val="12"/>
        <w:spacing w:before="120" w:after="144"/>
        <w:ind w:left="48" w:right="48"/>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 xml:space="preserve">T flip-flop is the simplified version of JK flip-flop. It is obtained by connecting the same input ‘T’ to both inputs of JK flip-flop. It operates with only positive clock transitions or negative clock transitions. </w:t>
      </w:r>
    </w:p>
    <w:p w14:paraId="617F9F2C">
      <w:pPr>
        <w:pStyle w:val="12"/>
        <w:spacing w:before="120" w:after="144"/>
        <w:ind w:left="48"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drawing>
          <wp:inline distT="0" distB="0" distL="0" distR="0">
            <wp:extent cx="2343150" cy="1657350"/>
            <wp:effectExtent l="0" t="0" r="0" b="0"/>
            <wp:docPr id="14366" name="Picture 14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 name="Picture 1436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2343150" cy="1657350"/>
                    </a:xfrm>
                    <a:prstGeom prst="rect">
                      <a:avLst/>
                    </a:prstGeom>
                    <a:noFill/>
                    <a:ln>
                      <a:noFill/>
                    </a:ln>
                  </pic:spPr>
                </pic:pic>
              </a:graphicData>
            </a:graphic>
          </wp:inline>
        </w:drawing>
      </w:r>
    </w:p>
    <w:p w14:paraId="780A5736">
      <w:pPr>
        <w:pStyle w:val="12"/>
        <w:spacing w:before="120" w:after="144"/>
        <w:ind w:left="48" w:right="48"/>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The </w:t>
      </w:r>
      <w:r>
        <w:rPr>
          <w:b/>
          <w:bCs/>
          <w:color w:val="000000" w:themeColor="text1"/>
          <w:sz w:val="20"/>
          <w:szCs w:val="20"/>
          <w14:textFill>
            <w14:solidFill>
              <w14:schemeClr w14:val="tx1"/>
            </w14:solidFill>
          </w14:textFill>
        </w:rPr>
        <w:t>circuit diagram</w:t>
      </w:r>
      <w:r>
        <w:rPr>
          <w:color w:val="000000" w:themeColor="text1"/>
          <w:sz w:val="20"/>
          <w:szCs w:val="20"/>
          <w14:textFill>
            <w14:solidFill>
              <w14:schemeClr w14:val="tx1"/>
            </w14:solidFill>
          </w14:textFill>
        </w:rPr>
        <w:t> of T flip-flop is shown in the following figure.</w:t>
      </w:r>
    </w:p>
    <w:p w14:paraId="3FC0B8F7">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drawing>
          <wp:inline distT="0" distB="0" distL="0" distR="0">
            <wp:extent cx="2985770" cy="1582420"/>
            <wp:effectExtent l="0" t="0" r="5080" b="0"/>
            <wp:docPr id="14337" name="Picture 14337" descr="T Flip-Fl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 name="Picture 14337" descr="T Flip-Flop"/>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2997951" cy="1588913"/>
                    </a:xfrm>
                    <a:prstGeom prst="rect">
                      <a:avLst/>
                    </a:prstGeom>
                    <a:noFill/>
                    <a:ln>
                      <a:noFill/>
                    </a:ln>
                  </pic:spPr>
                </pic:pic>
              </a:graphicData>
            </a:graphic>
          </wp:inline>
        </w:drawing>
      </w:r>
    </w:p>
    <w:p w14:paraId="5F84A96E">
      <w:pPr>
        <w:pStyle w:val="12"/>
        <w:ind w:left="48" w:right="48"/>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This circuit has single input T and two outputs Q</w:t>
      </w:r>
      <w:r>
        <w:rPr>
          <w:rStyle w:val="22"/>
          <w:color w:val="000000" w:themeColor="text1"/>
          <w:sz w:val="20"/>
          <w:szCs w:val="20"/>
          <w:shd w:val="clear" w:color="auto" w:fill="FFFFFF"/>
          <w14:textFill>
            <w14:solidFill>
              <w14:schemeClr w14:val="tx1"/>
            </w14:solidFill>
          </w14:textFill>
        </w:rPr>
        <w:t>t</w:t>
      </w:r>
      <w:r>
        <w:rPr>
          <w:rStyle w:val="23"/>
          <w:color w:val="000000" w:themeColor="text1"/>
          <w:sz w:val="20"/>
          <w:szCs w:val="20"/>
          <w14:textFill>
            <w14:solidFill>
              <w14:schemeClr w14:val="tx1"/>
            </w14:solidFill>
          </w14:textFill>
        </w:rPr>
        <w:t>t</w:t>
      </w:r>
      <w:r>
        <w:rPr>
          <w:color w:val="000000" w:themeColor="text1"/>
          <w:sz w:val="20"/>
          <w:szCs w:val="20"/>
          <w14:textFill>
            <w14:solidFill>
              <w14:schemeClr w14:val="tx1"/>
            </w14:solidFill>
          </w14:textFill>
        </w:rPr>
        <w:t> &amp; Q</w:t>
      </w:r>
      <w:r>
        <w:rPr>
          <w:rStyle w:val="22"/>
          <w:color w:val="000000" w:themeColor="text1"/>
          <w:sz w:val="20"/>
          <w:szCs w:val="20"/>
          <w:shd w:val="clear" w:color="auto" w:fill="FFFFFF"/>
          <w14:textFill>
            <w14:solidFill>
              <w14:schemeClr w14:val="tx1"/>
            </w14:solidFill>
          </w14:textFill>
        </w:rPr>
        <w:t>t</w:t>
      </w:r>
      <w:r>
        <w:rPr>
          <w:rStyle w:val="23"/>
          <w:color w:val="000000" w:themeColor="text1"/>
          <w:sz w:val="20"/>
          <w:szCs w:val="20"/>
          <w14:textFill>
            <w14:solidFill>
              <w14:schemeClr w14:val="tx1"/>
            </w14:solidFill>
          </w14:textFill>
        </w:rPr>
        <w:t>t</w:t>
      </w:r>
      <w:r>
        <w:rPr>
          <w:color w:val="000000" w:themeColor="text1"/>
          <w:sz w:val="20"/>
          <w:szCs w:val="20"/>
          <w14:textFill>
            <w14:solidFill>
              <w14:schemeClr w14:val="tx1"/>
            </w14:solidFill>
          </w14:textFill>
        </w:rPr>
        <w:t>’. The operation of T flip-flop is same as that of JK flip-flop. Here, we considered the inputs of JK flip-flop as </w:t>
      </w:r>
      <w:r>
        <w:rPr>
          <w:b/>
          <w:bCs/>
          <w:color w:val="000000" w:themeColor="text1"/>
          <w:sz w:val="20"/>
          <w:szCs w:val="20"/>
          <w14:textFill>
            <w14:solidFill>
              <w14:schemeClr w14:val="tx1"/>
            </w14:solidFill>
          </w14:textFill>
        </w:rPr>
        <w:t>J = T</w:t>
      </w:r>
      <w:r>
        <w:rPr>
          <w:color w:val="000000" w:themeColor="text1"/>
          <w:sz w:val="20"/>
          <w:szCs w:val="20"/>
          <w14:textFill>
            <w14:solidFill>
              <w14:schemeClr w14:val="tx1"/>
            </w14:solidFill>
          </w14:textFill>
        </w:rPr>
        <w:t> and </w:t>
      </w:r>
      <w:r>
        <w:rPr>
          <w:b/>
          <w:bCs/>
          <w:color w:val="000000" w:themeColor="text1"/>
          <w:sz w:val="20"/>
          <w:szCs w:val="20"/>
          <w14:textFill>
            <w14:solidFill>
              <w14:schemeClr w14:val="tx1"/>
            </w14:solidFill>
          </w14:textFill>
        </w:rPr>
        <w:t>K = T</w:t>
      </w:r>
      <w:r>
        <w:rPr>
          <w:color w:val="000000" w:themeColor="text1"/>
          <w:sz w:val="20"/>
          <w:szCs w:val="20"/>
          <w14:textFill>
            <w14:solidFill>
              <w14:schemeClr w14:val="tx1"/>
            </w14:solidFill>
          </w14:textFill>
        </w:rPr>
        <w:t> in order to utilize the modified JK flip-flop for 2 combinations of inputs. So, we eliminated the other two combinations of J &amp; K, for which those two values are complement to each other in T flip-flop.</w:t>
      </w:r>
    </w:p>
    <w:p w14:paraId="7F64C8A8">
      <w:pPr>
        <w:pStyle w:val="12"/>
        <w:spacing w:before="120" w:after="144"/>
        <w:ind w:left="48" w:right="48"/>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The following table shows the </w:t>
      </w:r>
      <w:r>
        <w:rPr>
          <w:b/>
          <w:bCs/>
          <w:color w:val="000000" w:themeColor="text1"/>
          <w:sz w:val="20"/>
          <w:szCs w:val="20"/>
          <w14:textFill>
            <w14:solidFill>
              <w14:schemeClr w14:val="tx1"/>
            </w14:solidFill>
          </w14:textFill>
        </w:rPr>
        <w:t>state table</w:t>
      </w:r>
      <w:r>
        <w:rPr>
          <w:color w:val="000000" w:themeColor="text1"/>
          <w:sz w:val="20"/>
          <w:szCs w:val="20"/>
          <w14:textFill>
            <w14:solidFill>
              <w14:schemeClr w14:val="tx1"/>
            </w14:solidFill>
          </w14:textFill>
        </w:rPr>
        <w:t> of T flip-flop.</w:t>
      </w:r>
    </w:p>
    <w:tbl>
      <w:tblPr>
        <w:tblStyle w:val="7"/>
        <w:tblW w:w="4965" w:type="dxa"/>
        <w:jc w:val="center"/>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Layout w:type="autofit"/>
        <w:tblCellMar>
          <w:top w:w="15" w:type="dxa"/>
          <w:left w:w="15" w:type="dxa"/>
          <w:bottom w:w="15" w:type="dxa"/>
          <w:right w:w="15" w:type="dxa"/>
        </w:tblCellMar>
      </w:tblPr>
      <w:tblGrid>
        <w:gridCol w:w="2482"/>
        <w:gridCol w:w="2483"/>
      </w:tblGrid>
      <w:tr w14:paraId="7A34DEFC">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jc w:val="center"/>
        </w:trPr>
        <w:tc>
          <w:tcPr>
            <w:tcW w:w="2220" w:type="dxa"/>
            <w:tcBorders>
              <w:top w:val="single" w:color="DDDDDD" w:sz="6" w:space="0"/>
              <w:left w:val="single" w:color="DDDDDD" w:sz="6" w:space="0"/>
              <w:bottom w:val="single" w:color="DDDDDD" w:sz="6" w:space="0"/>
              <w:right w:val="single" w:color="DDDDDD" w:sz="6" w:space="0"/>
            </w:tcBorders>
            <w:shd w:val="clear" w:color="auto" w:fill="EEEEEE"/>
            <w:tcMar>
              <w:top w:w="120" w:type="dxa"/>
              <w:left w:w="120" w:type="dxa"/>
              <w:bottom w:w="120" w:type="dxa"/>
              <w:right w:w="120" w:type="dxa"/>
            </w:tcMar>
          </w:tcPr>
          <w:p w14:paraId="5872E438">
            <w:pPr>
              <w:jc w:val="center"/>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T</w:t>
            </w:r>
          </w:p>
        </w:tc>
        <w:tc>
          <w:tcPr>
            <w:tcW w:w="2220" w:type="dxa"/>
            <w:tcBorders>
              <w:top w:val="single" w:color="DDDDDD" w:sz="6" w:space="0"/>
              <w:left w:val="single" w:color="DDDDDD" w:sz="6" w:space="0"/>
              <w:bottom w:val="single" w:color="DDDDDD" w:sz="6" w:space="0"/>
              <w:right w:val="single" w:color="DDDDDD" w:sz="6" w:space="0"/>
            </w:tcBorders>
            <w:shd w:val="clear" w:color="auto" w:fill="EEEEEE"/>
            <w:tcMar>
              <w:top w:w="120" w:type="dxa"/>
              <w:left w:w="120" w:type="dxa"/>
              <w:bottom w:w="120" w:type="dxa"/>
              <w:right w:w="120" w:type="dxa"/>
            </w:tcMar>
          </w:tcPr>
          <w:p w14:paraId="4AAA16AE">
            <w:pPr>
              <w:jc w:val="center"/>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Q</w:t>
            </w:r>
            <w:r>
              <w:rPr>
                <w:rStyle w:val="23"/>
                <w:rFonts w:ascii="Times New Roman" w:hAnsi="Times New Roman" w:cs="Times New Roman"/>
                <w:color w:val="000000" w:themeColor="text1"/>
                <w:sz w:val="20"/>
                <w:szCs w:val="20"/>
                <w14:textFill>
                  <w14:solidFill>
                    <w14:schemeClr w14:val="tx1"/>
                  </w14:solidFill>
                </w14:textFill>
              </w:rPr>
              <w:t>t+1</w:t>
            </w:r>
          </w:p>
        </w:tc>
      </w:tr>
      <w:tr w14:paraId="55936A14">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595B5837">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20541AC3">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Q</w:t>
            </w:r>
            <w:r>
              <w:rPr>
                <w:rStyle w:val="23"/>
                <w:rFonts w:ascii="Times New Roman" w:hAnsi="Times New Roman" w:cs="Times New Roman"/>
                <w:color w:val="000000" w:themeColor="text1"/>
                <w:sz w:val="20"/>
                <w:szCs w:val="20"/>
                <w14:textFill>
                  <w14:solidFill>
                    <w14:schemeClr w14:val="tx1"/>
                  </w14:solidFill>
                </w14:textFill>
              </w:rPr>
              <w:t>t</w:t>
            </w:r>
          </w:p>
        </w:tc>
      </w:tr>
      <w:tr w14:paraId="324D8B05">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135966CC">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67C9584E">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Q</w:t>
            </w:r>
            <w:r>
              <w:rPr>
                <w:rStyle w:val="23"/>
                <w:rFonts w:ascii="Times New Roman" w:hAnsi="Times New Roman" w:cs="Times New Roman"/>
                <w:color w:val="000000" w:themeColor="text1"/>
                <w:sz w:val="20"/>
                <w:szCs w:val="20"/>
                <w14:textFill>
                  <w14:solidFill>
                    <w14:schemeClr w14:val="tx1"/>
                  </w14:solidFill>
                </w14:textFill>
              </w:rPr>
              <w:t>t</w:t>
            </w:r>
            <w:r>
              <w:rPr>
                <w:rFonts w:ascii="Times New Roman" w:hAnsi="Times New Roman" w:cs="Times New Roman"/>
                <w:color w:val="000000" w:themeColor="text1"/>
                <w:sz w:val="20"/>
                <w:szCs w:val="20"/>
                <w14:textFill>
                  <w14:solidFill>
                    <w14:schemeClr w14:val="tx1"/>
                  </w14:solidFill>
                </w14:textFill>
              </w:rPr>
              <w:t>’</w:t>
            </w:r>
          </w:p>
        </w:tc>
      </w:tr>
    </w:tbl>
    <w:p w14:paraId="63DAFAC2">
      <w:pPr>
        <w:pStyle w:val="12"/>
        <w:ind w:left="48" w:right="48"/>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Here, Q</w:t>
      </w:r>
      <w:r>
        <w:rPr>
          <w:rStyle w:val="22"/>
          <w:color w:val="000000" w:themeColor="text1"/>
          <w:sz w:val="20"/>
          <w:szCs w:val="20"/>
          <w:shd w:val="clear" w:color="auto" w:fill="FFFFFF"/>
          <w14:textFill>
            <w14:solidFill>
              <w14:schemeClr w14:val="tx1"/>
            </w14:solidFill>
          </w14:textFill>
        </w:rPr>
        <w:t>t</w:t>
      </w:r>
      <w:r>
        <w:rPr>
          <w:color w:val="000000" w:themeColor="text1"/>
          <w:sz w:val="20"/>
          <w:szCs w:val="20"/>
          <w14:textFill>
            <w14:solidFill>
              <w14:schemeClr w14:val="tx1"/>
            </w14:solidFill>
          </w14:textFill>
        </w:rPr>
        <w:t> &amp; Q</w:t>
      </w:r>
      <w:r>
        <w:rPr>
          <w:rStyle w:val="23"/>
          <w:color w:val="000000" w:themeColor="text1"/>
          <w:sz w:val="20"/>
          <w:szCs w:val="20"/>
          <w14:textFill>
            <w14:solidFill>
              <w14:schemeClr w14:val="tx1"/>
            </w14:solidFill>
          </w14:textFill>
        </w:rPr>
        <w:t>t+1</w:t>
      </w:r>
      <w:r>
        <w:rPr>
          <w:color w:val="000000" w:themeColor="text1"/>
          <w:sz w:val="20"/>
          <w:szCs w:val="20"/>
          <w14:textFill>
            <w14:solidFill>
              <w14:schemeClr w14:val="tx1"/>
            </w14:solidFill>
          </w14:textFill>
        </w:rPr>
        <w:t> are present state &amp; next state respectively. So, T flip-flop can be used for one of these two functions such as Hold, &amp; Complement of present state based on the input conditions, when positive transition of clock signal is applied. The following table shows the </w:t>
      </w:r>
      <w:r>
        <w:rPr>
          <w:b/>
          <w:bCs/>
          <w:color w:val="000000" w:themeColor="text1"/>
          <w:sz w:val="20"/>
          <w:szCs w:val="20"/>
          <w14:textFill>
            <w14:solidFill>
              <w14:schemeClr w14:val="tx1"/>
            </w14:solidFill>
          </w14:textFill>
        </w:rPr>
        <w:t>characteristic table</w:t>
      </w:r>
      <w:r>
        <w:rPr>
          <w:color w:val="000000" w:themeColor="text1"/>
          <w:sz w:val="20"/>
          <w:szCs w:val="20"/>
          <w14:textFill>
            <w14:solidFill>
              <w14:schemeClr w14:val="tx1"/>
            </w14:solidFill>
          </w14:textFill>
        </w:rPr>
        <w:t> of T flip-flop.</w:t>
      </w:r>
    </w:p>
    <w:p w14:paraId="14DE7712">
      <w:pPr>
        <w:pStyle w:val="12"/>
        <w:ind w:left="48" w:right="48"/>
        <w:jc w:val="both"/>
        <w:rPr>
          <w:color w:val="000000" w:themeColor="text1"/>
          <w:sz w:val="20"/>
          <w:szCs w:val="20"/>
          <w14:textFill>
            <w14:solidFill>
              <w14:schemeClr w14:val="tx1"/>
            </w14:solidFill>
          </w14:textFill>
        </w:rPr>
      </w:pPr>
    </w:p>
    <w:tbl>
      <w:tblPr>
        <w:tblStyle w:val="7"/>
        <w:tblW w:w="4965" w:type="dxa"/>
        <w:jc w:val="center"/>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Layout w:type="autofit"/>
        <w:tblCellMar>
          <w:top w:w="15" w:type="dxa"/>
          <w:left w:w="15" w:type="dxa"/>
          <w:bottom w:w="15" w:type="dxa"/>
          <w:right w:w="15" w:type="dxa"/>
        </w:tblCellMar>
      </w:tblPr>
      <w:tblGrid>
        <w:gridCol w:w="1202"/>
        <w:gridCol w:w="2066"/>
        <w:gridCol w:w="1697"/>
      </w:tblGrid>
      <w:tr w14:paraId="216F5BA1">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DDDDDD" w:sz="6" w:space="0"/>
              <w:left w:val="single" w:color="DDDDDD" w:sz="6" w:space="0"/>
              <w:bottom w:val="single" w:color="DDDDDD" w:sz="6" w:space="0"/>
              <w:right w:val="single" w:color="DDDDDD" w:sz="6" w:space="0"/>
            </w:tcBorders>
            <w:shd w:val="clear" w:color="auto" w:fill="EEEEEE"/>
            <w:tcMar>
              <w:top w:w="120" w:type="dxa"/>
              <w:left w:w="120" w:type="dxa"/>
              <w:bottom w:w="120" w:type="dxa"/>
              <w:right w:w="120" w:type="dxa"/>
            </w:tcMar>
          </w:tcPr>
          <w:p w14:paraId="62D2CA4D">
            <w:pPr>
              <w:jc w:val="center"/>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Inputs</w:t>
            </w:r>
          </w:p>
        </w:tc>
        <w:tc>
          <w:tcPr>
            <w:tcW w:w="0" w:type="auto"/>
            <w:tcBorders>
              <w:top w:val="single" w:color="DDDDDD" w:sz="6" w:space="0"/>
              <w:left w:val="single" w:color="DDDDDD" w:sz="6" w:space="0"/>
              <w:bottom w:val="single" w:color="DDDDDD" w:sz="6" w:space="0"/>
              <w:right w:val="single" w:color="DDDDDD" w:sz="6" w:space="0"/>
            </w:tcBorders>
            <w:shd w:val="clear" w:color="auto" w:fill="EEEEEE"/>
            <w:tcMar>
              <w:top w:w="120" w:type="dxa"/>
              <w:left w:w="120" w:type="dxa"/>
              <w:bottom w:w="120" w:type="dxa"/>
              <w:right w:w="120" w:type="dxa"/>
            </w:tcMar>
          </w:tcPr>
          <w:p w14:paraId="4BA7E668">
            <w:pPr>
              <w:jc w:val="center"/>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Present State</w:t>
            </w:r>
          </w:p>
        </w:tc>
        <w:tc>
          <w:tcPr>
            <w:tcW w:w="0" w:type="auto"/>
            <w:tcBorders>
              <w:top w:val="single" w:color="DDDDDD" w:sz="6" w:space="0"/>
              <w:left w:val="single" w:color="DDDDDD" w:sz="6" w:space="0"/>
              <w:bottom w:val="single" w:color="DDDDDD" w:sz="6" w:space="0"/>
              <w:right w:val="single" w:color="DDDDDD" w:sz="6" w:space="0"/>
            </w:tcBorders>
            <w:shd w:val="clear" w:color="auto" w:fill="EEEEEE"/>
            <w:tcMar>
              <w:top w:w="120" w:type="dxa"/>
              <w:left w:w="120" w:type="dxa"/>
              <w:bottom w:w="120" w:type="dxa"/>
              <w:right w:w="120" w:type="dxa"/>
            </w:tcMar>
          </w:tcPr>
          <w:p w14:paraId="033EF5FB">
            <w:pPr>
              <w:jc w:val="center"/>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Next State</w:t>
            </w:r>
          </w:p>
        </w:tc>
      </w:tr>
      <w:tr w14:paraId="47B1D92E">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481AE0DE">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T</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4A318A07">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Q</w:t>
            </w:r>
            <w:r>
              <w:rPr>
                <w:rStyle w:val="23"/>
                <w:rFonts w:ascii="Times New Roman" w:hAnsi="Times New Roman" w:cs="Times New Roman"/>
                <w:color w:val="000000" w:themeColor="text1"/>
                <w:sz w:val="20"/>
                <w:szCs w:val="20"/>
                <w14:textFill>
                  <w14:solidFill>
                    <w14:schemeClr w14:val="tx1"/>
                  </w14:solidFill>
                </w14:textFill>
              </w:rPr>
              <w:t>t</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6988FF2A">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Q</w:t>
            </w:r>
            <w:r>
              <w:rPr>
                <w:rStyle w:val="23"/>
                <w:rFonts w:ascii="Times New Roman" w:hAnsi="Times New Roman" w:cs="Times New Roman"/>
                <w:color w:val="000000" w:themeColor="text1"/>
                <w:sz w:val="20"/>
                <w:szCs w:val="20"/>
                <w14:textFill>
                  <w14:solidFill>
                    <w14:schemeClr w14:val="tx1"/>
                  </w14:solidFill>
                </w14:textFill>
              </w:rPr>
              <w:t>t+1</w:t>
            </w:r>
          </w:p>
        </w:tc>
      </w:tr>
      <w:tr w14:paraId="7EDA8A3C">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0CE59B45">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5F826C93">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298C1A52">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r>
      <w:tr w14:paraId="2CA931D6">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20F626D2">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1E3C060E">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7FC110A9">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r>
      <w:tr w14:paraId="2A0915EC">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71E99DC1">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2A55EC1A">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3D4F6601">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r>
      <w:tr w14:paraId="01A67A2A">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399AC53E">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018DB272">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34036780">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r>
    </w:tbl>
    <w:p w14:paraId="6AA94202">
      <w:pPr>
        <w:pStyle w:val="12"/>
        <w:spacing w:before="120" w:after="144"/>
        <w:ind w:left="48" w:right="48"/>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From the above characteristic table, we can directly write the </w:t>
      </w:r>
      <w:r>
        <w:rPr>
          <w:b/>
          <w:bCs/>
          <w:color w:val="000000" w:themeColor="text1"/>
          <w:sz w:val="20"/>
          <w:szCs w:val="20"/>
          <w14:textFill>
            <w14:solidFill>
              <w14:schemeClr w14:val="tx1"/>
            </w14:solidFill>
          </w14:textFill>
        </w:rPr>
        <w:t>next state equation</w:t>
      </w:r>
      <w:r>
        <w:rPr>
          <w:color w:val="000000" w:themeColor="text1"/>
          <w:sz w:val="20"/>
          <w:szCs w:val="20"/>
          <w14:textFill>
            <w14:solidFill>
              <w14:schemeClr w14:val="tx1"/>
            </w14:solidFill>
          </w14:textFill>
        </w:rPr>
        <w:t> as</w:t>
      </w:r>
    </w:p>
    <w:p w14:paraId="7A563761">
      <w:pPr>
        <w:jc w:val="center"/>
        <w:rPr>
          <w:rFonts w:ascii="Times New Roman" w:hAnsi="Times New Roman" w:cs="Times New Roman"/>
          <w:color w:val="000000" w:themeColor="text1"/>
          <w:sz w:val="20"/>
          <w:szCs w:val="20"/>
          <w14:textFill>
            <w14:solidFill>
              <w14:schemeClr w14:val="tx1"/>
            </w14:solidFill>
          </w14:textFill>
        </w:rPr>
      </w:pPr>
      <w:r>
        <w:rPr>
          <w:rStyle w:val="22"/>
          <w:rFonts w:ascii="Times New Roman" w:hAnsi="Times New Roman" w:cs="Times New Roman"/>
          <w:color w:val="000000" w:themeColor="text1"/>
          <w:sz w:val="20"/>
          <w:szCs w:val="20"/>
          <w:shd w:val="clear" w:color="auto" w:fill="FFFFFF"/>
          <w14:textFill>
            <w14:solidFill>
              <w14:schemeClr w14:val="tx1"/>
            </w14:solidFill>
          </w14:textFill>
        </w:rPr>
        <w:t>Q</w:t>
      </w:r>
      <w:r>
        <w:rPr>
          <w:rStyle w:val="26"/>
          <w:rFonts w:ascii="Times New Roman" w:hAnsi="Times New Roman" w:cs="Times New Roman"/>
          <w:color w:val="000000" w:themeColor="text1"/>
          <w:sz w:val="20"/>
          <w:szCs w:val="20"/>
          <w:shd w:val="clear" w:color="auto" w:fill="FFFFFF"/>
          <w14:textFill>
            <w14:solidFill>
              <w14:schemeClr w14:val="tx1"/>
            </w14:solidFill>
          </w14:textFill>
        </w:rPr>
        <w:t>(</w:t>
      </w:r>
      <w:r>
        <w:rPr>
          <w:rStyle w:val="22"/>
          <w:rFonts w:ascii="Times New Roman" w:hAnsi="Times New Roman" w:cs="Times New Roman"/>
          <w:color w:val="000000" w:themeColor="text1"/>
          <w:sz w:val="20"/>
          <w:szCs w:val="20"/>
          <w:shd w:val="clear" w:color="auto" w:fill="FFFFFF"/>
          <w14:textFill>
            <w14:solidFill>
              <w14:schemeClr w14:val="tx1"/>
            </w14:solidFill>
          </w14:textFill>
        </w:rPr>
        <w:t>t</w:t>
      </w:r>
      <w:r>
        <w:rPr>
          <w:rStyle w:val="26"/>
          <w:rFonts w:ascii="Times New Roman" w:hAnsi="Times New Roman" w:cs="Times New Roman"/>
          <w:color w:val="000000" w:themeColor="text1"/>
          <w:sz w:val="20"/>
          <w:szCs w:val="20"/>
          <w:shd w:val="clear" w:color="auto" w:fill="FFFFFF"/>
          <w14:textFill>
            <w14:solidFill>
              <w14:schemeClr w14:val="tx1"/>
            </w14:solidFill>
          </w14:textFill>
        </w:rPr>
        <w:t>+</w:t>
      </w:r>
      <w:r>
        <w:rPr>
          <w:rStyle w:val="25"/>
          <w:rFonts w:ascii="Times New Roman" w:hAnsi="Times New Roman" w:cs="Times New Roman"/>
          <w:color w:val="000000" w:themeColor="text1"/>
          <w:sz w:val="20"/>
          <w:szCs w:val="20"/>
          <w:shd w:val="clear" w:color="auto" w:fill="FFFFFF"/>
          <w14:textFill>
            <w14:solidFill>
              <w14:schemeClr w14:val="tx1"/>
            </w14:solidFill>
          </w14:textFill>
        </w:rPr>
        <w:t>1</w:t>
      </w:r>
      <w:r>
        <w:rPr>
          <w:rStyle w:val="26"/>
          <w:rFonts w:ascii="Times New Roman" w:hAnsi="Times New Roman" w:cs="Times New Roman"/>
          <w:color w:val="000000" w:themeColor="text1"/>
          <w:sz w:val="20"/>
          <w:szCs w:val="20"/>
          <w:shd w:val="clear" w:color="auto" w:fill="FFFFFF"/>
          <w14:textFill>
            <w14:solidFill>
              <w14:schemeClr w14:val="tx1"/>
            </w14:solidFill>
          </w14:textFill>
        </w:rPr>
        <w:t>)=</w:t>
      </w:r>
      <w:r>
        <w:rPr>
          <w:rStyle w:val="22"/>
          <w:rFonts w:ascii="Times New Roman" w:hAnsi="Times New Roman" w:cs="Times New Roman"/>
          <w:color w:val="000000" w:themeColor="text1"/>
          <w:sz w:val="20"/>
          <w:szCs w:val="20"/>
          <w:shd w:val="clear" w:color="auto" w:fill="FFFFFF"/>
          <w14:textFill>
            <w14:solidFill>
              <w14:schemeClr w14:val="tx1"/>
            </w14:solidFill>
          </w14:textFill>
        </w:rPr>
        <w:t>T</w:t>
      </w:r>
      <w:r>
        <w:rPr>
          <w:rStyle w:val="26"/>
          <w:rFonts w:ascii="Times New Roman" w:hAnsi="Times New Roman" w:cs="Times New Roman"/>
          <w:color w:val="000000" w:themeColor="text1"/>
          <w:sz w:val="20"/>
          <w:szCs w:val="20"/>
          <w:shd w:val="clear" w:color="auto" w:fill="FFFFFF"/>
          <w14:textFill>
            <w14:solidFill>
              <w14:schemeClr w14:val="tx1"/>
            </w14:solidFill>
          </w14:textFill>
        </w:rPr>
        <w:t>′</w:t>
      </w:r>
      <w:r>
        <w:rPr>
          <w:rStyle w:val="22"/>
          <w:rFonts w:ascii="Times New Roman" w:hAnsi="Times New Roman" w:cs="Times New Roman"/>
          <w:color w:val="000000" w:themeColor="text1"/>
          <w:sz w:val="20"/>
          <w:szCs w:val="20"/>
          <w:shd w:val="clear" w:color="auto" w:fill="FFFFFF"/>
          <w14:textFill>
            <w14:solidFill>
              <w14:schemeClr w14:val="tx1"/>
            </w14:solidFill>
          </w14:textFill>
        </w:rPr>
        <w:t>Q</w:t>
      </w:r>
      <w:r>
        <w:rPr>
          <w:rStyle w:val="26"/>
          <w:rFonts w:ascii="Times New Roman" w:hAnsi="Times New Roman" w:cs="Times New Roman"/>
          <w:color w:val="000000" w:themeColor="text1"/>
          <w:sz w:val="20"/>
          <w:szCs w:val="20"/>
          <w:shd w:val="clear" w:color="auto" w:fill="FFFFFF"/>
          <w14:textFill>
            <w14:solidFill>
              <w14:schemeClr w14:val="tx1"/>
            </w14:solidFill>
          </w14:textFill>
        </w:rPr>
        <w:t>(</w:t>
      </w:r>
      <w:r>
        <w:rPr>
          <w:rStyle w:val="22"/>
          <w:rFonts w:ascii="Times New Roman" w:hAnsi="Times New Roman" w:cs="Times New Roman"/>
          <w:color w:val="000000" w:themeColor="text1"/>
          <w:sz w:val="20"/>
          <w:szCs w:val="20"/>
          <w:shd w:val="clear" w:color="auto" w:fill="FFFFFF"/>
          <w14:textFill>
            <w14:solidFill>
              <w14:schemeClr w14:val="tx1"/>
            </w14:solidFill>
          </w14:textFill>
        </w:rPr>
        <w:t>t</w:t>
      </w:r>
      <w:r>
        <w:rPr>
          <w:rStyle w:val="26"/>
          <w:rFonts w:ascii="Times New Roman" w:hAnsi="Times New Roman" w:cs="Times New Roman"/>
          <w:color w:val="000000" w:themeColor="text1"/>
          <w:sz w:val="20"/>
          <w:szCs w:val="20"/>
          <w:shd w:val="clear" w:color="auto" w:fill="FFFFFF"/>
          <w14:textFill>
            <w14:solidFill>
              <w14:schemeClr w14:val="tx1"/>
            </w14:solidFill>
          </w14:textFill>
        </w:rPr>
        <w:t>)+</w:t>
      </w:r>
      <w:r>
        <w:rPr>
          <w:rStyle w:val="22"/>
          <w:rFonts w:ascii="Times New Roman" w:hAnsi="Times New Roman" w:cs="Times New Roman"/>
          <w:color w:val="000000" w:themeColor="text1"/>
          <w:sz w:val="20"/>
          <w:szCs w:val="20"/>
          <w:shd w:val="clear" w:color="auto" w:fill="FFFFFF"/>
          <w14:textFill>
            <w14:solidFill>
              <w14:schemeClr w14:val="tx1"/>
            </w14:solidFill>
          </w14:textFill>
        </w:rPr>
        <w:t>TQ</w:t>
      </w:r>
      <w:r>
        <w:rPr>
          <w:rStyle w:val="26"/>
          <w:rFonts w:ascii="Times New Roman" w:hAnsi="Times New Roman" w:cs="Times New Roman"/>
          <w:color w:val="000000" w:themeColor="text1"/>
          <w:sz w:val="20"/>
          <w:szCs w:val="20"/>
          <w:shd w:val="clear" w:color="auto" w:fill="FFFFFF"/>
          <w14:textFill>
            <w14:solidFill>
              <w14:schemeClr w14:val="tx1"/>
            </w14:solidFill>
          </w14:textFill>
        </w:rPr>
        <w:t>(</w:t>
      </w:r>
      <w:r>
        <w:rPr>
          <w:rStyle w:val="22"/>
          <w:rFonts w:ascii="Times New Roman" w:hAnsi="Times New Roman" w:cs="Times New Roman"/>
          <w:color w:val="000000" w:themeColor="text1"/>
          <w:sz w:val="20"/>
          <w:szCs w:val="20"/>
          <w:shd w:val="clear" w:color="auto" w:fill="FFFFFF"/>
          <w14:textFill>
            <w14:solidFill>
              <w14:schemeClr w14:val="tx1"/>
            </w14:solidFill>
          </w14:textFill>
        </w:rPr>
        <w:t>t</w:t>
      </w:r>
      <w:r>
        <w:rPr>
          <w:rStyle w:val="26"/>
          <w:rFonts w:ascii="Times New Roman" w:hAnsi="Times New Roman" w:cs="Times New Roman"/>
          <w:color w:val="000000" w:themeColor="text1"/>
          <w:sz w:val="20"/>
          <w:szCs w:val="20"/>
          <w:shd w:val="clear" w:color="auto" w:fill="FFFFFF"/>
          <w14:textFill>
            <w14:solidFill>
              <w14:schemeClr w14:val="tx1"/>
            </w14:solidFill>
          </w14:textFill>
        </w:rPr>
        <w:t>)′</w:t>
      </w:r>
      <w:r>
        <w:rPr>
          <w:rStyle w:val="23"/>
          <w:rFonts w:ascii="Times New Roman" w:hAnsi="Times New Roman" w:cs="Times New Roman"/>
          <w:color w:val="000000" w:themeColor="text1"/>
          <w:sz w:val="20"/>
          <w:szCs w:val="20"/>
          <w14:textFill>
            <w14:solidFill>
              <w14:schemeClr w14:val="tx1"/>
            </w14:solidFill>
          </w14:textFill>
        </w:rPr>
        <w:t>Q(t+1)=T′Q(t)+TQ(t)′</w:t>
      </w:r>
    </w:p>
    <w:p w14:paraId="58978078">
      <w:pPr>
        <w:jc w:val="center"/>
        <w:rPr>
          <w:rFonts w:ascii="Times New Roman" w:hAnsi="Times New Roman" w:cs="Times New Roman"/>
          <w:color w:val="000000" w:themeColor="text1"/>
          <w:sz w:val="20"/>
          <w:szCs w:val="20"/>
          <w14:textFill>
            <w14:solidFill>
              <w14:schemeClr w14:val="tx1"/>
            </w14:solidFill>
          </w14:textFill>
        </w:rPr>
      </w:pPr>
      <w:r>
        <w:rPr>
          <w:rStyle w:val="26"/>
          <w:rFonts w:ascii="Cambria Math" w:hAnsi="Cambria Math" w:cs="Cambria Math"/>
          <w:color w:val="000000" w:themeColor="text1"/>
          <w:sz w:val="20"/>
          <w:szCs w:val="20"/>
          <w:shd w:val="clear" w:color="auto" w:fill="FFFFFF"/>
          <w14:textFill>
            <w14:solidFill>
              <w14:schemeClr w14:val="tx1"/>
            </w14:solidFill>
          </w14:textFill>
        </w:rPr>
        <w:t>⇒</w:t>
      </w:r>
      <w:r>
        <w:rPr>
          <w:rStyle w:val="22"/>
          <w:rFonts w:ascii="Times New Roman" w:hAnsi="Times New Roman" w:cs="Times New Roman"/>
          <w:color w:val="000000" w:themeColor="text1"/>
          <w:sz w:val="20"/>
          <w:szCs w:val="20"/>
          <w:shd w:val="clear" w:color="auto" w:fill="FFFFFF"/>
          <w14:textFill>
            <w14:solidFill>
              <w14:schemeClr w14:val="tx1"/>
            </w14:solidFill>
          </w14:textFill>
        </w:rPr>
        <w:t>Q</w:t>
      </w:r>
      <w:r>
        <w:rPr>
          <w:rStyle w:val="26"/>
          <w:rFonts w:ascii="Times New Roman" w:hAnsi="Times New Roman" w:cs="Times New Roman"/>
          <w:color w:val="000000" w:themeColor="text1"/>
          <w:sz w:val="20"/>
          <w:szCs w:val="20"/>
          <w:shd w:val="clear" w:color="auto" w:fill="FFFFFF"/>
          <w14:textFill>
            <w14:solidFill>
              <w14:schemeClr w14:val="tx1"/>
            </w14:solidFill>
          </w14:textFill>
        </w:rPr>
        <w:t>(</w:t>
      </w:r>
      <w:r>
        <w:rPr>
          <w:rStyle w:val="22"/>
          <w:rFonts w:ascii="Times New Roman" w:hAnsi="Times New Roman" w:cs="Times New Roman"/>
          <w:color w:val="000000" w:themeColor="text1"/>
          <w:sz w:val="20"/>
          <w:szCs w:val="20"/>
          <w:shd w:val="clear" w:color="auto" w:fill="FFFFFF"/>
          <w14:textFill>
            <w14:solidFill>
              <w14:schemeClr w14:val="tx1"/>
            </w14:solidFill>
          </w14:textFill>
        </w:rPr>
        <w:t>t</w:t>
      </w:r>
      <w:r>
        <w:rPr>
          <w:rStyle w:val="26"/>
          <w:rFonts w:ascii="Times New Roman" w:hAnsi="Times New Roman" w:cs="Times New Roman"/>
          <w:color w:val="000000" w:themeColor="text1"/>
          <w:sz w:val="20"/>
          <w:szCs w:val="20"/>
          <w:shd w:val="clear" w:color="auto" w:fill="FFFFFF"/>
          <w14:textFill>
            <w14:solidFill>
              <w14:schemeClr w14:val="tx1"/>
            </w14:solidFill>
          </w14:textFill>
        </w:rPr>
        <w:t>+</w:t>
      </w:r>
      <w:r>
        <w:rPr>
          <w:rStyle w:val="25"/>
          <w:rFonts w:ascii="Times New Roman" w:hAnsi="Times New Roman" w:cs="Times New Roman"/>
          <w:color w:val="000000" w:themeColor="text1"/>
          <w:sz w:val="20"/>
          <w:szCs w:val="20"/>
          <w:shd w:val="clear" w:color="auto" w:fill="FFFFFF"/>
          <w14:textFill>
            <w14:solidFill>
              <w14:schemeClr w14:val="tx1"/>
            </w14:solidFill>
          </w14:textFill>
        </w:rPr>
        <w:t>1</w:t>
      </w:r>
      <w:r>
        <w:rPr>
          <w:rStyle w:val="26"/>
          <w:rFonts w:ascii="Times New Roman" w:hAnsi="Times New Roman" w:cs="Times New Roman"/>
          <w:color w:val="000000" w:themeColor="text1"/>
          <w:sz w:val="20"/>
          <w:szCs w:val="20"/>
          <w:shd w:val="clear" w:color="auto" w:fill="FFFFFF"/>
          <w14:textFill>
            <w14:solidFill>
              <w14:schemeClr w14:val="tx1"/>
            </w14:solidFill>
          </w14:textFill>
        </w:rPr>
        <w:t>)=</w:t>
      </w:r>
      <w:r>
        <w:rPr>
          <w:rStyle w:val="22"/>
          <w:rFonts w:ascii="Times New Roman" w:hAnsi="Times New Roman" w:cs="Times New Roman"/>
          <w:color w:val="000000" w:themeColor="text1"/>
          <w:sz w:val="20"/>
          <w:szCs w:val="20"/>
          <w:shd w:val="clear" w:color="auto" w:fill="FFFFFF"/>
          <w14:textFill>
            <w14:solidFill>
              <w14:schemeClr w14:val="tx1"/>
            </w14:solidFill>
          </w14:textFill>
        </w:rPr>
        <w:t>T</w:t>
      </w:r>
      <w:r>
        <w:rPr>
          <w:rStyle w:val="26"/>
          <w:rFonts w:ascii="Cambria Math" w:hAnsi="Cambria Math" w:cs="Cambria Math"/>
          <w:color w:val="000000" w:themeColor="text1"/>
          <w:sz w:val="20"/>
          <w:szCs w:val="20"/>
          <w:shd w:val="clear" w:color="auto" w:fill="FFFFFF"/>
          <w14:textFill>
            <w14:solidFill>
              <w14:schemeClr w14:val="tx1"/>
            </w14:solidFill>
          </w14:textFill>
        </w:rPr>
        <w:t>⊕</w:t>
      </w:r>
      <w:r>
        <w:rPr>
          <w:rStyle w:val="22"/>
          <w:rFonts w:ascii="Times New Roman" w:hAnsi="Times New Roman" w:cs="Times New Roman"/>
          <w:color w:val="000000" w:themeColor="text1"/>
          <w:sz w:val="20"/>
          <w:szCs w:val="20"/>
          <w:shd w:val="clear" w:color="auto" w:fill="FFFFFF"/>
          <w14:textFill>
            <w14:solidFill>
              <w14:schemeClr w14:val="tx1"/>
            </w14:solidFill>
          </w14:textFill>
        </w:rPr>
        <w:t>Q</w:t>
      </w:r>
      <w:r>
        <w:rPr>
          <w:rStyle w:val="26"/>
          <w:rFonts w:ascii="Times New Roman" w:hAnsi="Times New Roman" w:cs="Times New Roman"/>
          <w:color w:val="000000" w:themeColor="text1"/>
          <w:sz w:val="20"/>
          <w:szCs w:val="20"/>
          <w:shd w:val="clear" w:color="auto" w:fill="FFFFFF"/>
          <w14:textFill>
            <w14:solidFill>
              <w14:schemeClr w14:val="tx1"/>
            </w14:solidFill>
          </w14:textFill>
        </w:rPr>
        <w:t>(</w:t>
      </w:r>
      <w:r>
        <w:rPr>
          <w:rStyle w:val="22"/>
          <w:rFonts w:ascii="Times New Roman" w:hAnsi="Times New Roman" w:cs="Times New Roman"/>
          <w:color w:val="000000" w:themeColor="text1"/>
          <w:sz w:val="20"/>
          <w:szCs w:val="20"/>
          <w:shd w:val="clear" w:color="auto" w:fill="FFFFFF"/>
          <w14:textFill>
            <w14:solidFill>
              <w14:schemeClr w14:val="tx1"/>
            </w14:solidFill>
          </w14:textFill>
        </w:rPr>
        <w:t>t</w:t>
      </w:r>
      <w:r>
        <w:rPr>
          <w:rStyle w:val="26"/>
          <w:rFonts w:ascii="Times New Roman" w:hAnsi="Times New Roman" w:cs="Times New Roman"/>
          <w:color w:val="000000" w:themeColor="text1"/>
          <w:sz w:val="20"/>
          <w:szCs w:val="20"/>
          <w:shd w:val="clear" w:color="auto" w:fill="FFFFFF"/>
          <w14:textFill>
            <w14:solidFill>
              <w14:schemeClr w14:val="tx1"/>
            </w14:solidFill>
          </w14:textFill>
        </w:rPr>
        <w:t>)</w:t>
      </w:r>
      <w:r>
        <w:rPr>
          <w:rStyle w:val="23"/>
          <w:rFonts w:ascii="Cambria Math" w:hAnsi="Cambria Math" w:cs="Cambria Math"/>
          <w:color w:val="000000" w:themeColor="text1"/>
          <w:sz w:val="20"/>
          <w:szCs w:val="20"/>
          <w14:textFill>
            <w14:solidFill>
              <w14:schemeClr w14:val="tx1"/>
            </w14:solidFill>
          </w14:textFill>
        </w:rPr>
        <w:t>⇒</w:t>
      </w:r>
      <w:r>
        <w:rPr>
          <w:rStyle w:val="23"/>
          <w:rFonts w:ascii="Times New Roman" w:hAnsi="Times New Roman" w:cs="Times New Roman"/>
          <w:color w:val="000000" w:themeColor="text1"/>
          <w:sz w:val="20"/>
          <w:szCs w:val="20"/>
          <w14:textFill>
            <w14:solidFill>
              <w14:schemeClr w14:val="tx1"/>
            </w14:solidFill>
          </w14:textFill>
        </w:rPr>
        <w:t>Q(t+1)=T</w:t>
      </w:r>
      <w:r>
        <w:rPr>
          <w:rStyle w:val="23"/>
          <w:rFonts w:ascii="Cambria Math" w:hAnsi="Cambria Math" w:cs="Cambria Math"/>
          <w:color w:val="000000" w:themeColor="text1"/>
          <w:sz w:val="20"/>
          <w:szCs w:val="20"/>
          <w14:textFill>
            <w14:solidFill>
              <w14:schemeClr w14:val="tx1"/>
            </w14:solidFill>
          </w14:textFill>
        </w:rPr>
        <w:t>⊕</w:t>
      </w:r>
      <w:r>
        <w:rPr>
          <w:rStyle w:val="23"/>
          <w:rFonts w:ascii="Times New Roman" w:hAnsi="Times New Roman" w:cs="Times New Roman"/>
          <w:color w:val="000000" w:themeColor="text1"/>
          <w:sz w:val="20"/>
          <w:szCs w:val="20"/>
          <w14:textFill>
            <w14:solidFill>
              <w14:schemeClr w14:val="tx1"/>
            </w14:solidFill>
          </w14:textFill>
        </w:rPr>
        <w:t>Q(t)</w:t>
      </w:r>
    </w:p>
    <w:p w14:paraId="47285BBA">
      <w:pPr>
        <w:pStyle w:val="12"/>
        <w:ind w:left="48" w:right="48"/>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The output of T flip-flop always toggles for every positive transition of the clock signal, when input T remains at logic High </w:t>
      </w:r>
      <w:r>
        <w:rPr>
          <w:rStyle w:val="25"/>
          <w:color w:val="000000" w:themeColor="text1"/>
          <w:sz w:val="20"/>
          <w:szCs w:val="20"/>
          <w:shd w:val="clear" w:color="auto" w:fill="FFFFFF"/>
          <w14:textFill>
            <w14:solidFill>
              <w14:schemeClr w14:val="tx1"/>
            </w14:solidFill>
          </w14:textFill>
        </w:rPr>
        <w:t>1</w:t>
      </w:r>
      <w:r>
        <w:rPr>
          <w:rStyle w:val="23"/>
          <w:color w:val="000000" w:themeColor="text1"/>
          <w:sz w:val="20"/>
          <w:szCs w:val="20"/>
          <w14:textFill>
            <w14:solidFill>
              <w14:schemeClr w14:val="tx1"/>
            </w14:solidFill>
          </w14:textFill>
        </w:rPr>
        <w:t>1</w:t>
      </w:r>
      <w:r>
        <w:rPr>
          <w:color w:val="000000" w:themeColor="text1"/>
          <w:sz w:val="20"/>
          <w:szCs w:val="20"/>
          <w14:textFill>
            <w14:solidFill>
              <w14:schemeClr w14:val="tx1"/>
            </w14:solidFill>
          </w14:textFill>
        </w:rPr>
        <w:t>. Hence, T flip-flop can be used in </w:t>
      </w:r>
      <w:r>
        <w:rPr>
          <w:b/>
          <w:bCs/>
          <w:color w:val="000000" w:themeColor="text1"/>
          <w:sz w:val="20"/>
          <w:szCs w:val="20"/>
          <w14:textFill>
            <w14:solidFill>
              <w14:schemeClr w14:val="tx1"/>
            </w14:solidFill>
          </w14:textFill>
        </w:rPr>
        <w:t>counters</w:t>
      </w:r>
      <w:r>
        <w:rPr>
          <w:color w:val="000000" w:themeColor="text1"/>
          <w:sz w:val="20"/>
          <w:szCs w:val="20"/>
          <w14:textFill>
            <w14:solidFill>
              <w14:schemeClr w14:val="tx1"/>
            </w14:solidFill>
          </w14:textFill>
        </w:rPr>
        <w:t>.</w:t>
      </w:r>
    </w:p>
    <w:p w14:paraId="7253CA21">
      <w:pPr>
        <w:pStyle w:val="12"/>
        <w:spacing w:before="120" w:after="144"/>
        <w:ind w:left="48" w:right="48"/>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In this chapter, we implemented various flip-flops by providing the cross coupling between NOR gates. Similarly, you can implement these flip-flops by using NAND gates.</w:t>
      </w:r>
    </w:p>
    <w:p w14:paraId="219B50C7">
      <w:pPr>
        <w:pStyle w:val="12"/>
        <w:spacing w:before="120" w:after="144"/>
        <w:ind w:left="48" w:right="48"/>
        <w:jc w:val="both"/>
        <w:rPr>
          <w:color w:val="000000" w:themeColor="text1"/>
          <w:sz w:val="20"/>
          <w:szCs w:val="20"/>
          <w14:textFill>
            <w14:solidFill>
              <w14:schemeClr w14:val="tx1"/>
            </w14:solidFill>
          </w14:textFill>
        </w:rPr>
      </w:pPr>
    </w:p>
    <w:p w14:paraId="0767CC37">
      <w:pPr>
        <w:pStyle w:val="12"/>
        <w:spacing w:before="120" w:after="144"/>
        <w:ind w:left="48" w:right="48"/>
        <w:jc w:val="both"/>
        <w:rPr>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RESULT:</w:t>
      </w:r>
      <w:r>
        <w:rPr>
          <w:color w:val="000000" w:themeColor="text1"/>
          <w:sz w:val="20"/>
          <w:szCs w:val="20"/>
          <w14:textFill>
            <w14:solidFill>
              <w14:schemeClr w14:val="tx1"/>
            </w14:solidFill>
          </w14:textFill>
        </w:rPr>
        <w:t xml:space="preserve"> Verification of SR and T FLIP-FLOPS are done successfully.</w:t>
      </w:r>
    </w:p>
    <w:p w14:paraId="137E52D8">
      <w:pPr>
        <w:tabs>
          <w:tab w:val="left" w:pos="3660"/>
        </w:tabs>
        <w:rPr>
          <w:rFonts w:ascii="Times New Roman" w:hAnsi="Times New Roman" w:cs="Times New Roman"/>
          <w:color w:val="000000" w:themeColor="text1"/>
          <w:sz w:val="20"/>
          <w:szCs w:val="20"/>
          <w14:textFill>
            <w14:solidFill>
              <w14:schemeClr w14:val="tx1"/>
            </w14:solidFill>
          </w14:textFill>
        </w:rPr>
      </w:pPr>
    </w:p>
    <w:p w14:paraId="703CEFDF">
      <w:pPr>
        <w:tabs>
          <w:tab w:val="left" w:pos="3660"/>
        </w:tabs>
        <w:rPr>
          <w:rFonts w:ascii="Times New Roman" w:hAnsi="Times New Roman" w:cs="Times New Roman"/>
          <w:color w:val="000000" w:themeColor="text1"/>
          <w:sz w:val="20"/>
          <w:szCs w:val="20"/>
          <w14:textFill>
            <w14:solidFill>
              <w14:schemeClr w14:val="tx1"/>
            </w14:solidFill>
          </w14:textFill>
        </w:rPr>
      </w:pPr>
    </w:p>
    <w:p w14:paraId="7BCBC5B5">
      <w:pPr>
        <w:spacing w:after="0"/>
        <w:rPr>
          <w:rFonts w:ascii="Times New Roman" w:hAnsi="Times New Roman" w:cs="Times New Roman"/>
          <w:color w:val="000000" w:themeColor="text1"/>
          <w:sz w:val="20"/>
          <w:szCs w:val="20"/>
          <w14:textFill>
            <w14:solidFill>
              <w14:schemeClr w14:val="tx1"/>
            </w14:solidFill>
          </w14:textFill>
        </w:rPr>
      </w:pPr>
    </w:p>
    <w:p w14:paraId="5DAB7147">
      <w:pPr>
        <w:spacing w:after="0"/>
        <w:rPr>
          <w:rFonts w:ascii="Times New Roman" w:hAnsi="Times New Roman" w:cs="Times New Roman"/>
          <w:color w:val="000000" w:themeColor="text1"/>
          <w:sz w:val="20"/>
          <w:szCs w:val="20"/>
          <w14:textFill>
            <w14:solidFill>
              <w14:schemeClr w14:val="tx1"/>
            </w14:solidFill>
          </w14:textFill>
        </w:rPr>
      </w:pPr>
    </w:p>
    <w:p w14:paraId="5E9FDF5D">
      <w:pPr>
        <w:spacing w:after="0"/>
        <w:rPr>
          <w:rFonts w:ascii="Times New Roman" w:hAnsi="Times New Roman" w:cs="Times New Roman"/>
          <w:color w:val="000000" w:themeColor="text1"/>
          <w:sz w:val="20"/>
          <w:szCs w:val="20"/>
          <w14:textFill>
            <w14:solidFill>
              <w14:schemeClr w14:val="tx1"/>
            </w14:solidFill>
          </w14:textFill>
        </w:rPr>
      </w:pPr>
    </w:p>
    <w:p w14:paraId="24574B59">
      <w:pPr>
        <w:spacing w:after="0"/>
        <w:rPr>
          <w:rFonts w:ascii="Times New Roman" w:hAnsi="Times New Roman" w:cs="Times New Roman"/>
          <w:color w:val="000000" w:themeColor="text1"/>
          <w:sz w:val="20"/>
          <w:szCs w:val="20"/>
          <w14:textFill>
            <w14:solidFill>
              <w14:schemeClr w14:val="tx1"/>
            </w14:solidFill>
          </w14:textFill>
        </w:rPr>
      </w:pPr>
    </w:p>
    <w:p w14:paraId="42EB2755">
      <w:pPr>
        <w:spacing w:after="0"/>
        <w:rPr>
          <w:rFonts w:ascii="Times New Roman" w:hAnsi="Times New Roman" w:cs="Times New Roman"/>
          <w:color w:val="000000" w:themeColor="text1"/>
          <w:sz w:val="20"/>
          <w:szCs w:val="20"/>
          <w14:textFill>
            <w14:solidFill>
              <w14:schemeClr w14:val="tx1"/>
            </w14:solidFill>
          </w14:textFill>
        </w:rPr>
      </w:pPr>
    </w:p>
    <w:p w14:paraId="01A8648D">
      <w:pPr>
        <w:spacing w:after="0"/>
        <w:rPr>
          <w:rFonts w:ascii="Times New Roman" w:hAnsi="Times New Roman" w:cs="Times New Roman"/>
          <w:color w:val="000000" w:themeColor="text1"/>
          <w:sz w:val="20"/>
          <w:szCs w:val="20"/>
          <w14:textFill>
            <w14:solidFill>
              <w14:schemeClr w14:val="tx1"/>
            </w14:solidFill>
          </w14:textFill>
        </w:rPr>
      </w:pPr>
    </w:p>
    <w:p w14:paraId="3686F19E">
      <w:pPr>
        <w:spacing w:after="0"/>
        <w:rPr>
          <w:rFonts w:ascii="Times New Roman" w:hAnsi="Times New Roman" w:cs="Times New Roman"/>
          <w:color w:val="000000" w:themeColor="text1"/>
          <w:sz w:val="20"/>
          <w:szCs w:val="20"/>
          <w14:textFill>
            <w14:solidFill>
              <w14:schemeClr w14:val="tx1"/>
            </w14:solidFill>
          </w14:textFill>
        </w:rPr>
      </w:pPr>
    </w:p>
    <w:p w14:paraId="1EA63394">
      <w:pPr>
        <w:spacing w:after="0"/>
        <w:rPr>
          <w:rFonts w:ascii="Times New Roman" w:hAnsi="Times New Roman" w:cs="Times New Roman"/>
          <w:color w:val="000000" w:themeColor="text1"/>
          <w:sz w:val="20"/>
          <w:szCs w:val="20"/>
          <w14:textFill>
            <w14:solidFill>
              <w14:schemeClr w14:val="tx1"/>
            </w14:solidFill>
          </w14:textFill>
        </w:rPr>
      </w:pPr>
    </w:p>
    <w:p w14:paraId="797A3415">
      <w:pPr>
        <w:spacing w:after="0"/>
        <w:rPr>
          <w:rFonts w:ascii="Times New Roman" w:hAnsi="Times New Roman" w:cs="Times New Roman"/>
          <w:color w:val="000000" w:themeColor="text1"/>
          <w:sz w:val="20"/>
          <w:szCs w:val="20"/>
          <w14:textFill>
            <w14:solidFill>
              <w14:schemeClr w14:val="tx1"/>
            </w14:solidFill>
          </w14:textFill>
        </w:rPr>
      </w:pPr>
    </w:p>
    <w:p w14:paraId="3B074051">
      <w:pPr>
        <w:spacing w:after="0"/>
        <w:rPr>
          <w:rFonts w:ascii="Times New Roman" w:hAnsi="Times New Roman" w:cs="Times New Roman"/>
          <w:color w:val="000000" w:themeColor="text1"/>
          <w:sz w:val="20"/>
          <w:szCs w:val="20"/>
          <w14:textFill>
            <w14:solidFill>
              <w14:schemeClr w14:val="tx1"/>
            </w14:solidFill>
          </w14:textFill>
        </w:rPr>
      </w:pPr>
    </w:p>
    <w:p w14:paraId="19BEA17E">
      <w:pPr>
        <w:spacing w:after="0"/>
        <w:rPr>
          <w:rFonts w:ascii="Times New Roman" w:hAnsi="Times New Roman" w:cs="Times New Roman"/>
          <w:color w:val="000000" w:themeColor="text1"/>
          <w:sz w:val="20"/>
          <w:szCs w:val="20"/>
          <w14:textFill>
            <w14:solidFill>
              <w14:schemeClr w14:val="tx1"/>
            </w14:solidFill>
          </w14:textFill>
        </w:rPr>
      </w:pPr>
    </w:p>
    <w:p w14:paraId="3A44FB42">
      <w:pPr>
        <w:spacing w:after="0"/>
        <w:rPr>
          <w:rFonts w:ascii="Times New Roman" w:hAnsi="Times New Roman" w:cs="Times New Roman"/>
          <w:color w:val="000000" w:themeColor="text1"/>
          <w:sz w:val="20"/>
          <w:szCs w:val="20"/>
          <w14:textFill>
            <w14:solidFill>
              <w14:schemeClr w14:val="tx1"/>
            </w14:solidFill>
          </w14:textFill>
        </w:rPr>
      </w:pPr>
    </w:p>
    <w:p w14:paraId="411AEBF5">
      <w:pPr>
        <w:spacing w:after="0"/>
        <w:rPr>
          <w:rFonts w:ascii="Times New Roman" w:hAnsi="Times New Roman" w:cs="Times New Roman"/>
          <w:color w:val="000000" w:themeColor="text1"/>
          <w:sz w:val="20"/>
          <w:szCs w:val="20"/>
          <w14:textFill>
            <w14:solidFill>
              <w14:schemeClr w14:val="tx1"/>
            </w14:solidFill>
          </w14:textFill>
        </w:rPr>
      </w:pPr>
    </w:p>
    <w:p w14:paraId="293BAE23">
      <w:pPr>
        <w:spacing w:after="0"/>
        <w:rPr>
          <w:rFonts w:ascii="Times New Roman" w:hAnsi="Times New Roman" w:cs="Times New Roman"/>
          <w:color w:val="000000" w:themeColor="text1"/>
          <w:sz w:val="20"/>
          <w:szCs w:val="20"/>
          <w14:textFill>
            <w14:solidFill>
              <w14:schemeClr w14:val="tx1"/>
            </w14:solidFill>
          </w14:textFill>
        </w:rPr>
      </w:pPr>
    </w:p>
    <w:p w14:paraId="5C860995">
      <w:pPr>
        <w:spacing w:after="0"/>
        <w:rPr>
          <w:rFonts w:ascii="Times New Roman" w:hAnsi="Times New Roman" w:cs="Times New Roman"/>
          <w:color w:val="000000" w:themeColor="text1"/>
          <w:sz w:val="20"/>
          <w:szCs w:val="20"/>
          <w14:textFill>
            <w14:solidFill>
              <w14:schemeClr w14:val="tx1"/>
            </w14:solidFill>
          </w14:textFill>
        </w:rPr>
      </w:pPr>
    </w:p>
    <w:p w14:paraId="030D48CD">
      <w:pPr>
        <w:spacing w:after="0"/>
        <w:rPr>
          <w:rFonts w:ascii="Times New Roman" w:hAnsi="Times New Roman" w:cs="Times New Roman"/>
          <w:color w:val="000000" w:themeColor="text1"/>
          <w:sz w:val="20"/>
          <w:szCs w:val="20"/>
          <w14:textFill>
            <w14:solidFill>
              <w14:schemeClr w14:val="tx1"/>
            </w14:solidFill>
          </w14:textFill>
        </w:rPr>
      </w:pPr>
    </w:p>
    <w:p w14:paraId="536CA1BF">
      <w:pPr>
        <w:spacing w:after="0"/>
        <w:jc w:val="center"/>
        <w:rPr>
          <w:rFonts w:ascii="Times New Roman" w:hAnsi="Times New Roman" w:cs="Times New Roman"/>
          <w:b/>
          <w:color w:val="000000" w:themeColor="text1"/>
          <w:sz w:val="20"/>
          <w:szCs w:val="20"/>
          <w:u w:val="single"/>
          <w14:textFill>
            <w14:solidFill>
              <w14:schemeClr w14:val="tx1"/>
            </w14:solidFill>
          </w14:textFill>
        </w:rPr>
      </w:pPr>
      <w:r>
        <w:rPr>
          <w:rFonts w:ascii="Times New Roman" w:hAnsi="Times New Roman" w:cs="Times New Roman"/>
          <w:b/>
          <w:color w:val="000000" w:themeColor="text1"/>
          <w:sz w:val="20"/>
          <w:szCs w:val="20"/>
          <w:u w:val="single"/>
          <w14:textFill>
            <w14:solidFill>
              <w14:schemeClr w14:val="tx1"/>
            </w14:solidFill>
          </w14:textFill>
        </w:rPr>
        <w:t>Experiment 8</w:t>
      </w:r>
    </w:p>
    <w:p w14:paraId="0985F2EF">
      <w:pPr>
        <w:spacing w:after="0"/>
        <w:rPr>
          <w:rFonts w:ascii="Times New Roman" w:hAnsi="Times New Roman" w:cs="Times New Roman"/>
          <w:b/>
          <w:color w:val="000000" w:themeColor="text1"/>
          <w:sz w:val="20"/>
          <w:szCs w:val="20"/>
          <w14:textFill>
            <w14:solidFill>
              <w14:schemeClr w14:val="tx1"/>
            </w14:solidFill>
          </w14:textFill>
        </w:rPr>
      </w:pPr>
    </w:p>
    <w:p w14:paraId="72C5666E">
      <w:pPr>
        <w:spacing w:after="0"/>
        <w:rPr>
          <w:rFonts w:ascii="Times New Roman" w:hAnsi="Times New Roman" w:eastAsia="CIDFont+F2" w:cs="Times New Roman"/>
          <w:color w:val="000000" w:themeColor="text1"/>
          <w:sz w:val="20"/>
          <w:szCs w:val="20"/>
          <w14:textFill>
            <w14:solidFill>
              <w14:schemeClr w14:val="tx1"/>
            </w14:solidFill>
          </w14:textFill>
        </w:rPr>
      </w:pPr>
      <w:r>
        <w:rPr>
          <w:rFonts w:ascii="Times New Roman" w:hAnsi="Times New Roman" w:cs="Times New Roman"/>
          <w:b/>
          <w:color w:val="000000" w:themeColor="text1"/>
          <w:sz w:val="20"/>
          <w:szCs w:val="20"/>
          <w14:textFill>
            <w14:solidFill>
              <w14:schemeClr w14:val="tx1"/>
            </w14:solidFill>
          </w14:textFill>
        </w:rPr>
        <w:t>AIM:</w:t>
      </w:r>
      <w:r>
        <w:rPr>
          <w:rFonts w:ascii="Times New Roman" w:hAnsi="Times New Roman" w:eastAsia="CIDFont+F2" w:cs="Times New Roman"/>
          <w:color w:val="000000" w:themeColor="text1"/>
          <w:sz w:val="20"/>
          <w:szCs w:val="20"/>
          <w14:textFill>
            <w14:solidFill>
              <w14:schemeClr w14:val="tx1"/>
            </w14:solidFill>
          </w14:textFill>
        </w:rPr>
        <w:t xml:space="preserve">  Verify the excitation tables of various JK and D FLIP-FLOPS.</w:t>
      </w:r>
    </w:p>
    <w:p w14:paraId="19F77F3A">
      <w:pPr>
        <w:spacing w:after="0"/>
        <w:rPr>
          <w:rFonts w:ascii="Times New Roman" w:hAnsi="Times New Roman" w:eastAsia="CIDFont+F2"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 </w:t>
      </w:r>
    </w:p>
    <w:p w14:paraId="039387F1">
      <w:pPr>
        <w:pStyle w:val="3"/>
        <w:rPr>
          <w:rFonts w:cs="Times New Roman"/>
          <w:color w:val="000000" w:themeColor="text1"/>
          <w:sz w:val="20"/>
          <w:szCs w:val="20"/>
          <w14:textFill>
            <w14:solidFill>
              <w14:schemeClr w14:val="tx1"/>
            </w14:solidFill>
          </w14:textFill>
        </w:rPr>
      </w:pPr>
      <w:r>
        <w:rPr>
          <w:rFonts w:cs="Times New Roman"/>
          <w:color w:val="000000" w:themeColor="text1"/>
          <w:sz w:val="20"/>
          <w:szCs w:val="20"/>
          <w14:textFill>
            <w14:solidFill>
              <w14:schemeClr w14:val="tx1"/>
            </w14:solidFill>
          </w14:textFill>
        </w:rPr>
        <w:t xml:space="preserve">Theory: </w:t>
      </w:r>
    </w:p>
    <w:p w14:paraId="5589032C">
      <w:pPr>
        <w:pStyle w:val="3"/>
        <w:rPr>
          <w:rFonts w:cs="Times New Roman"/>
          <w:b w:val="0"/>
          <w:bCs w:val="0"/>
          <w:color w:val="000000" w:themeColor="text1"/>
          <w:sz w:val="20"/>
          <w:szCs w:val="20"/>
          <w14:textFill>
            <w14:solidFill>
              <w14:schemeClr w14:val="tx1"/>
            </w14:solidFill>
          </w14:textFill>
        </w:rPr>
      </w:pPr>
      <w:r>
        <w:rPr>
          <w:rFonts w:cs="Times New Roman"/>
          <w:b w:val="0"/>
          <w:bCs w:val="0"/>
          <w:color w:val="000000" w:themeColor="text1"/>
          <w:sz w:val="20"/>
          <w:szCs w:val="20"/>
          <w14:textFill>
            <w14:solidFill>
              <w14:schemeClr w14:val="tx1"/>
            </w14:solidFill>
          </w14:textFill>
        </w:rPr>
        <w:t>D Flip-Flop</w:t>
      </w:r>
    </w:p>
    <w:p w14:paraId="044BA321">
      <w:pPr>
        <w:pStyle w:val="12"/>
        <w:spacing w:before="120" w:after="144"/>
        <w:ind w:left="48" w:right="48"/>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 xml:space="preserve">D flip-flop operates with only positive clock transitions or negative clock transitions. Whereas, D latch operates with enable signal. That means, the output of D flip-flop is insensitive to the changes in the input, D except for active transition of the clock signal. </w:t>
      </w:r>
    </w:p>
    <w:p w14:paraId="64BDCAEE">
      <w:pPr>
        <w:pStyle w:val="12"/>
        <w:ind w:right="48"/>
        <w:rPr>
          <w:rStyle w:val="22"/>
          <w:b/>
          <w:color w:val="000000" w:themeColor="text1"/>
          <w:sz w:val="20"/>
          <w:szCs w:val="20"/>
          <w:shd w:val="clear" w:color="auto" w:fill="FFFFFF"/>
          <w14:textFill>
            <w14:solidFill>
              <w14:schemeClr w14:val="tx1"/>
            </w14:solidFill>
          </w14:textFill>
        </w:rPr>
      </w:pPr>
      <w:r>
        <w:rPr>
          <w:rStyle w:val="22"/>
          <w:b/>
          <w:color w:val="000000" w:themeColor="text1"/>
          <w:sz w:val="20"/>
          <w:szCs w:val="20"/>
          <w:shd w:val="clear" w:color="auto" w:fill="FFFFFF"/>
          <w14:textFill>
            <w14:solidFill>
              <w14:schemeClr w14:val="tx1"/>
            </w14:solidFill>
          </w14:textFill>
        </w:rPr>
        <w:t>Block Diagram of SR Flip Flop &amp; Pin Diagram</w:t>
      </w:r>
    </w:p>
    <w:p w14:paraId="601EF12A">
      <w:pPr>
        <w:pStyle w:val="12"/>
        <w:ind w:right="48"/>
        <w:jc w:val="center"/>
        <w:rPr>
          <w:rStyle w:val="22"/>
          <w:b/>
          <w:color w:val="000000" w:themeColor="text1"/>
          <w:sz w:val="20"/>
          <w:szCs w:val="20"/>
          <w:shd w:val="clear" w:color="auto" w:fill="FFFFFF"/>
          <w14:textFill>
            <w14:solidFill>
              <w14:schemeClr w14:val="tx1"/>
            </w14:solidFill>
          </w14:textFill>
        </w:rPr>
      </w:pPr>
    </w:p>
    <w:p w14:paraId="1E16B6E5">
      <w:pPr>
        <w:pStyle w:val="12"/>
        <w:spacing w:before="120" w:after="144"/>
        <w:ind w:left="48"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drawing>
          <wp:inline distT="0" distB="0" distL="0" distR="0">
            <wp:extent cx="2379345" cy="1504315"/>
            <wp:effectExtent l="0" t="0" r="1905" b="635"/>
            <wp:docPr id="14365" name="Picture 14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 name="Picture 1436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2463879" cy="1557487"/>
                    </a:xfrm>
                    <a:prstGeom prst="rect">
                      <a:avLst/>
                    </a:prstGeom>
                    <a:noFill/>
                    <a:ln>
                      <a:noFill/>
                    </a:ln>
                  </pic:spPr>
                </pic:pic>
              </a:graphicData>
            </a:graphic>
          </wp:inline>
        </w:drawing>
      </w:r>
    </w:p>
    <w:p w14:paraId="6873327A">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The </w:t>
      </w:r>
      <w:r>
        <w:rPr>
          <w:rFonts w:ascii="Times New Roman" w:hAnsi="Times New Roman" w:cs="Times New Roman"/>
          <w:b/>
          <w:bCs/>
          <w:color w:val="000000" w:themeColor="text1"/>
          <w:sz w:val="20"/>
          <w:szCs w:val="20"/>
          <w14:textFill>
            <w14:solidFill>
              <w14:schemeClr w14:val="tx1"/>
            </w14:solidFill>
          </w14:textFill>
        </w:rPr>
        <w:t>circuit diagram</w:t>
      </w:r>
      <w:r>
        <w:rPr>
          <w:rFonts w:ascii="Times New Roman" w:hAnsi="Times New Roman" w:cs="Times New Roman"/>
          <w:color w:val="000000" w:themeColor="text1"/>
          <w:sz w:val="20"/>
          <w:szCs w:val="20"/>
          <w14:textFill>
            <w14:solidFill>
              <w14:schemeClr w14:val="tx1"/>
            </w14:solidFill>
          </w14:textFill>
        </w:rPr>
        <w:t> of D flip-flop is shown in the following figure.</w:t>
      </w:r>
      <w:r>
        <w:rPr>
          <w:rFonts w:ascii="Times New Roman" w:hAnsi="Times New Roman" w:cs="Times New Roman"/>
          <w:color w:val="000000" w:themeColor="text1"/>
          <w:sz w:val="20"/>
          <w:szCs w:val="20"/>
          <w14:textFill>
            <w14:solidFill>
              <w14:schemeClr w14:val="tx1"/>
            </w14:solidFill>
          </w14:textFill>
        </w:rPr>
        <w:drawing>
          <wp:inline distT="0" distB="0" distL="0" distR="0">
            <wp:extent cx="4423410" cy="1807210"/>
            <wp:effectExtent l="0" t="0" r="0" b="2540"/>
            <wp:docPr id="14341" name="Picture 14341" descr="D Flip-Fl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 name="Picture 14341" descr="D Flip-Flop"/>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4454106" cy="1820202"/>
                    </a:xfrm>
                    <a:prstGeom prst="rect">
                      <a:avLst/>
                    </a:prstGeom>
                    <a:noFill/>
                    <a:ln>
                      <a:noFill/>
                    </a:ln>
                  </pic:spPr>
                </pic:pic>
              </a:graphicData>
            </a:graphic>
          </wp:inline>
        </w:drawing>
      </w:r>
    </w:p>
    <w:p w14:paraId="26645082">
      <w:pPr>
        <w:pStyle w:val="12"/>
        <w:ind w:left="48" w:right="48"/>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This circuit has single input D and two outputs Q</w:t>
      </w:r>
      <w:r>
        <w:rPr>
          <w:rStyle w:val="22"/>
          <w:color w:val="000000" w:themeColor="text1"/>
          <w:sz w:val="20"/>
          <w:szCs w:val="20"/>
          <w:shd w:val="clear" w:color="auto" w:fill="FFFFFF"/>
          <w14:textFill>
            <w14:solidFill>
              <w14:schemeClr w14:val="tx1"/>
            </w14:solidFill>
          </w14:textFill>
        </w:rPr>
        <w:t>t</w:t>
      </w:r>
      <w:r>
        <w:rPr>
          <w:rStyle w:val="23"/>
          <w:color w:val="000000" w:themeColor="text1"/>
          <w:sz w:val="20"/>
          <w:szCs w:val="20"/>
          <w14:textFill>
            <w14:solidFill>
              <w14:schemeClr w14:val="tx1"/>
            </w14:solidFill>
          </w14:textFill>
        </w:rPr>
        <w:t>t</w:t>
      </w:r>
      <w:r>
        <w:rPr>
          <w:color w:val="000000" w:themeColor="text1"/>
          <w:sz w:val="20"/>
          <w:szCs w:val="20"/>
          <w14:textFill>
            <w14:solidFill>
              <w14:schemeClr w14:val="tx1"/>
            </w14:solidFill>
          </w14:textFill>
        </w:rPr>
        <w:t> &amp; Q</w:t>
      </w:r>
      <w:r>
        <w:rPr>
          <w:rStyle w:val="22"/>
          <w:color w:val="000000" w:themeColor="text1"/>
          <w:sz w:val="20"/>
          <w:szCs w:val="20"/>
          <w:shd w:val="clear" w:color="auto" w:fill="FFFFFF"/>
          <w14:textFill>
            <w14:solidFill>
              <w14:schemeClr w14:val="tx1"/>
            </w14:solidFill>
          </w14:textFill>
        </w:rPr>
        <w:t>t</w:t>
      </w:r>
      <w:r>
        <w:rPr>
          <w:rStyle w:val="23"/>
          <w:color w:val="000000" w:themeColor="text1"/>
          <w:sz w:val="20"/>
          <w:szCs w:val="20"/>
          <w14:textFill>
            <w14:solidFill>
              <w14:schemeClr w14:val="tx1"/>
            </w14:solidFill>
          </w14:textFill>
        </w:rPr>
        <w:t>t</w:t>
      </w:r>
      <w:r>
        <w:rPr>
          <w:color w:val="000000" w:themeColor="text1"/>
          <w:sz w:val="20"/>
          <w:szCs w:val="20"/>
          <w14:textFill>
            <w14:solidFill>
              <w14:schemeClr w14:val="tx1"/>
            </w14:solidFill>
          </w14:textFill>
        </w:rPr>
        <w:t>’. The operation of D flip-flop is similar to D Latch. But, this flip-flop affects the outputs only when positive transition of the clock signal is applied instead of active enable.</w:t>
      </w:r>
    </w:p>
    <w:p w14:paraId="71714B10">
      <w:pPr>
        <w:pStyle w:val="12"/>
        <w:spacing w:before="120" w:after="144"/>
        <w:ind w:left="48" w:right="48"/>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The following table shows the </w:t>
      </w:r>
      <w:r>
        <w:rPr>
          <w:b/>
          <w:bCs/>
          <w:color w:val="000000" w:themeColor="text1"/>
          <w:sz w:val="20"/>
          <w:szCs w:val="20"/>
          <w14:textFill>
            <w14:solidFill>
              <w14:schemeClr w14:val="tx1"/>
            </w14:solidFill>
          </w14:textFill>
        </w:rPr>
        <w:t>state table</w:t>
      </w:r>
      <w:r>
        <w:rPr>
          <w:color w:val="000000" w:themeColor="text1"/>
          <w:sz w:val="20"/>
          <w:szCs w:val="20"/>
          <w14:textFill>
            <w14:solidFill>
              <w14:schemeClr w14:val="tx1"/>
            </w14:solidFill>
          </w14:textFill>
        </w:rPr>
        <w:t> of D flip-flop.</w:t>
      </w:r>
    </w:p>
    <w:tbl>
      <w:tblPr>
        <w:tblStyle w:val="7"/>
        <w:tblW w:w="4965" w:type="dxa"/>
        <w:jc w:val="center"/>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Layout w:type="autofit"/>
        <w:tblCellMar>
          <w:top w:w="15" w:type="dxa"/>
          <w:left w:w="15" w:type="dxa"/>
          <w:bottom w:w="15" w:type="dxa"/>
          <w:right w:w="15" w:type="dxa"/>
        </w:tblCellMar>
      </w:tblPr>
      <w:tblGrid>
        <w:gridCol w:w="2482"/>
        <w:gridCol w:w="2483"/>
      </w:tblGrid>
      <w:tr w14:paraId="44EEA671">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jc w:val="center"/>
        </w:trPr>
        <w:tc>
          <w:tcPr>
            <w:tcW w:w="2220" w:type="dxa"/>
            <w:tcBorders>
              <w:top w:val="single" w:color="DDDDDD" w:sz="6" w:space="0"/>
              <w:left w:val="single" w:color="DDDDDD" w:sz="6" w:space="0"/>
              <w:bottom w:val="single" w:color="DDDDDD" w:sz="6" w:space="0"/>
              <w:right w:val="single" w:color="DDDDDD" w:sz="6" w:space="0"/>
            </w:tcBorders>
            <w:shd w:val="clear" w:color="auto" w:fill="EEEEEE"/>
            <w:tcMar>
              <w:top w:w="120" w:type="dxa"/>
              <w:left w:w="120" w:type="dxa"/>
              <w:bottom w:w="120" w:type="dxa"/>
              <w:right w:w="120" w:type="dxa"/>
            </w:tcMar>
          </w:tcPr>
          <w:p w14:paraId="22599BBA">
            <w:pPr>
              <w:jc w:val="center"/>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D</w:t>
            </w:r>
          </w:p>
        </w:tc>
        <w:tc>
          <w:tcPr>
            <w:tcW w:w="2220" w:type="dxa"/>
            <w:tcBorders>
              <w:top w:val="single" w:color="DDDDDD" w:sz="6" w:space="0"/>
              <w:left w:val="single" w:color="DDDDDD" w:sz="6" w:space="0"/>
              <w:bottom w:val="single" w:color="DDDDDD" w:sz="6" w:space="0"/>
              <w:right w:val="single" w:color="DDDDDD" w:sz="6" w:space="0"/>
            </w:tcBorders>
            <w:shd w:val="clear" w:color="auto" w:fill="EEEEEE"/>
            <w:tcMar>
              <w:top w:w="120" w:type="dxa"/>
              <w:left w:w="120" w:type="dxa"/>
              <w:bottom w:w="120" w:type="dxa"/>
              <w:right w:w="120" w:type="dxa"/>
            </w:tcMar>
          </w:tcPr>
          <w:p w14:paraId="62B7EC3C">
            <w:pPr>
              <w:jc w:val="center"/>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Qt + 1t + 1</w:t>
            </w:r>
          </w:p>
        </w:tc>
      </w:tr>
      <w:tr w14:paraId="215918AE">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1274256E">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0CCCA16A">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r>
      <w:tr w14:paraId="041B4A03">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72149563">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1AB3F06D">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r>
    </w:tbl>
    <w:p w14:paraId="25F30259">
      <w:pPr>
        <w:pStyle w:val="12"/>
        <w:spacing w:before="120" w:after="144"/>
        <w:ind w:left="48" w:right="48"/>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Therefore, D flip-flop always Hold the information, which is available on data input, D of earlier positive transition of clock signal. From the above state table, we can directly write the next state equation as</w:t>
      </w:r>
    </w:p>
    <w:p w14:paraId="76ADDF14">
      <w:pPr>
        <w:pStyle w:val="12"/>
        <w:ind w:left="48"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Q</w:t>
      </w:r>
      <w:r>
        <w:rPr>
          <w:rStyle w:val="22"/>
          <w:color w:val="000000" w:themeColor="text1"/>
          <w:sz w:val="20"/>
          <w:szCs w:val="20"/>
          <w:shd w:val="clear" w:color="auto" w:fill="FFFFFF"/>
          <w14:textFill>
            <w14:solidFill>
              <w14:schemeClr w14:val="tx1"/>
            </w14:solidFill>
          </w14:textFill>
        </w:rPr>
        <w:t>t</w:t>
      </w:r>
      <w:r>
        <w:rPr>
          <w:rStyle w:val="26"/>
          <w:color w:val="000000" w:themeColor="text1"/>
          <w:sz w:val="20"/>
          <w:szCs w:val="20"/>
          <w:shd w:val="clear" w:color="auto" w:fill="FFFFFF"/>
          <w14:textFill>
            <w14:solidFill>
              <w14:schemeClr w14:val="tx1"/>
            </w14:solidFill>
          </w14:textFill>
        </w:rPr>
        <w:t>+</w:t>
      </w:r>
      <w:r>
        <w:rPr>
          <w:rStyle w:val="25"/>
          <w:color w:val="000000" w:themeColor="text1"/>
          <w:sz w:val="20"/>
          <w:szCs w:val="20"/>
          <w:shd w:val="clear" w:color="auto" w:fill="FFFFFF"/>
          <w14:textFill>
            <w14:solidFill>
              <w14:schemeClr w14:val="tx1"/>
            </w14:solidFill>
          </w14:textFill>
        </w:rPr>
        <w:t>1</w:t>
      </w:r>
      <w:r>
        <w:rPr>
          <w:rStyle w:val="23"/>
          <w:color w:val="000000" w:themeColor="text1"/>
          <w:sz w:val="20"/>
          <w:szCs w:val="20"/>
          <w14:textFill>
            <w14:solidFill>
              <w14:schemeClr w14:val="tx1"/>
            </w14:solidFill>
          </w14:textFill>
        </w:rPr>
        <w:t>t+1</w:t>
      </w:r>
      <w:r>
        <w:rPr>
          <w:color w:val="000000" w:themeColor="text1"/>
          <w:sz w:val="20"/>
          <w:szCs w:val="20"/>
          <w14:textFill>
            <w14:solidFill>
              <w14:schemeClr w14:val="tx1"/>
            </w14:solidFill>
          </w14:textFill>
        </w:rPr>
        <w:t> = D</w:t>
      </w:r>
    </w:p>
    <w:p w14:paraId="0753FECD">
      <w:pPr>
        <w:pStyle w:val="12"/>
        <w:spacing w:before="120" w:after="144"/>
        <w:ind w:left="48" w:right="48"/>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Next state of D flip-flop is always equal to data input, D for every positive transition of the clock signal. Hence, D flip-flops can be used in registers, </w:t>
      </w:r>
      <w:r>
        <w:rPr>
          <w:b/>
          <w:bCs/>
          <w:color w:val="000000" w:themeColor="text1"/>
          <w:sz w:val="20"/>
          <w:szCs w:val="20"/>
          <w14:textFill>
            <w14:solidFill>
              <w14:schemeClr w14:val="tx1"/>
            </w14:solidFill>
          </w14:textFill>
        </w:rPr>
        <w:t>shift registers</w:t>
      </w:r>
      <w:r>
        <w:rPr>
          <w:color w:val="000000" w:themeColor="text1"/>
          <w:sz w:val="20"/>
          <w:szCs w:val="20"/>
          <w14:textFill>
            <w14:solidFill>
              <w14:schemeClr w14:val="tx1"/>
            </w14:solidFill>
          </w14:textFill>
        </w:rPr>
        <w:t> and some of the counters.</w:t>
      </w:r>
    </w:p>
    <w:p w14:paraId="3C62ADC1">
      <w:pPr>
        <w:pStyle w:val="12"/>
        <w:ind w:left="48" w:right="48"/>
        <w:jc w:val="center"/>
        <w:rPr>
          <w:color w:val="000000" w:themeColor="text1"/>
          <w:sz w:val="20"/>
          <w:szCs w:val="20"/>
          <w14:textFill>
            <w14:solidFill>
              <w14:schemeClr w14:val="tx1"/>
            </w14:solidFill>
          </w14:textFill>
        </w:rPr>
      </w:pPr>
    </w:p>
    <w:p w14:paraId="30B09031">
      <w:pPr>
        <w:pStyle w:val="3"/>
        <w:rPr>
          <w:rFonts w:cs="Times New Roman"/>
          <w:bCs w:val="0"/>
          <w:color w:val="000000" w:themeColor="text1"/>
          <w:sz w:val="20"/>
          <w:szCs w:val="20"/>
          <w14:textFill>
            <w14:solidFill>
              <w14:schemeClr w14:val="tx1"/>
            </w14:solidFill>
          </w14:textFill>
        </w:rPr>
      </w:pPr>
      <w:r>
        <w:rPr>
          <w:rFonts w:cs="Times New Roman"/>
          <w:bCs w:val="0"/>
          <w:color w:val="000000" w:themeColor="text1"/>
          <w:sz w:val="20"/>
          <w:szCs w:val="20"/>
          <w14:textFill>
            <w14:solidFill>
              <w14:schemeClr w14:val="tx1"/>
            </w14:solidFill>
          </w14:textFill>
        </w:rPr>
        <w:t>JK Flip-Flop</w:t>
      </w:r>
    </w:p>
    <w:p w14:paraId="009881CB">
      <w:pPr>
        <w:pStyle w:val="12"/>
        <w:spacing w:before="120" w:after="144"/>
        <w:ind w:left="48" w:right="48"/>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 xml:space="preserve">JK flip-flop is the modified version of SR flip-flop. It operates with only positive clock transitions or negative clock transitions. </w:t>
      </w:r>
    </w:p>
    <w:p w14:paraId="75B801FD">
      <w:pPr>
        <w:pStyle w:val="12"/>
        <w:ind w:right="48"/>
        <w:rPr>
          <w:color w:val="000000" w:themeColor="text1"/>
          <w:sz w:val="20"/>
          <w:szCs w:val="20"/>
          <w14:textFill>
            <w14:solidFill>
              <w14:schemeClr w14:val="tx1"/>
            </w14:solidFill>
          </w14:textFill>
        </w:rPr>
      </w:pPr>
      <w:r>
        <w:rPr>
          <w:rStyle w:val="22"/>
          <w:b/>
          <w:color w:val="000000" w:themeColor="text1"/>
          <w:sz w:val="20"/>
          <w:szCs w:val="20"/>
          <w:shd w:val="clear" w:color="auto" w:fill="FFFFFF"/>
          <w14:textFill>
            <w14:solidFill>
              <w14:schemeClr w14:val="tx1"/>
            </w14:solidFill>
          </w14:textFill>
        </w:rPr>
        <w:t>Block Diagram of SR Flip Flop &amp; Pin Diagram</w:t>
      </w:r>
    </w:p>
    <w:p w14:paraId="2F313E6C">
      <w:pPr>
        <w:pStyle w:val="12"/>
        <w:spacing w:before="120" w:after="144"/>
        <w:ind w:left="48" w:right="48"/>
        <w:jc w:val="cente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drawing>
          <wp:inline distT="0" distB="0" distL="0" distR="0">
            <wp:extent cx="2362200" cy="1524000"/>
            <wp:effectExtent l="0" t="0" r="0" b="0"/>
            <wp:docPr id="14364" name="Picture 14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 name="Picture 1436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2362200" cy="1524000"/>
                    </a:xfrm>
                    <a:prstGeom prst="rect">
                      <a:avLst/>
                    </a:prstGeom>
                    <a:noFill/>
                    <a:ln>
                      <a:noFill/>
                    </a:ln>
                  </pic:spPr>
                </pic:pic>
              </a:graphicData>
            </a:graphic>
          </wp:inline>
        </w:drawing>
      </w:r>
    </w:p>
    <w:p w14:paraId="0F348FD3">
      <w:pPr>
        <w:pStyle w:val="12"/>
        <w:spacing w:before="120" w:after="144"/>
        <w:ind w:left="48" w:right="48"/>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The </w:t>
      </w:r>
      <w:r>
        <w:rPr>
          <w:b/>
          <w:bCs/>
          <w:color w:val="000000" w:themeColor="text1"/>
          <w:sz w:val="20"/>
          <w:szCs w:val="20"/>
          <w14:textFill>
            <w14:solidFill>
              <w14:schemeClr w14:val="tx1"/>
            </w14:solidFill>
          </w14:textFill>
        </w:rPr>
        <w:t>circuit diagram</w:t>
      </w:r>
      <w:r>
        <w:rPr>
          <w:color w:val="000000" w:themeColor="text1"/>
          <w:sz w:val="20"/>
          <w:szCs w:val="20"/>
          <w14:textFill>
            <w14:solidFill>
              <w14:schemeClr w14:val="tx1"/>
            </w14:solidFill>
          </w14:textFill>
        </w:rPr>
        <w:t> of JK flip-flop is shown in the following figure.</w:t>
      </w:r>
    </w:p>
    <w:p w14:paraId="6E7E5C47">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drawing>
          <wp:inline distT="0" distB="0" distL="0" distR="0">
            <wp:extent cx="5304155" cy="3209925"/>
            <wp:effectExtent l="0" t="0" r="0" b="0"/>
            <wp:docPr id="14339" name="Picture 14339" descr="JK Flip-Fl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 name="Picture 14339" descr="JK Flip-Flop"/>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5319153" cy="3218818"/>
                    </a:xfrm>
                    <a:prstGeom prst="rect">
                      <a:avLst/>
                    </a:prstGeom>
                    <a:noFill/>
                    <a:ln>
                      <a:noFill/>
                    </a:ln>
                  </pic:spPr>
                </pic:pic>
              </a:graphicData>
            </a:graphic>
          </wp:inline>
        </w:drawing>
      </w:r>
    </w:p>
    <w:p w14:paraId="00A70CB4">
      <w:pPr>
        <w:pStyle w:val="12"/>
        <w:ind w:left="48" w:right="48"/>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This circuit has two inputs J &amp; K and two outputs Q</w:t>
      </w:r>
      <w:r>
        <w:rPr>
          <w:rStyle w:val="22"/>
          <w:color w:val="000000" w:themeColor="text1"/>
          <w:sz w:val="20"/>
          <w:szCs w:val="20"/>
          <w:shd w:val="clear" w:color="auto" w:fill="FFFFFF"/>
          <w14:textFill>
            <w14:solidFill>
              <w14:schemeClr w14:val="tx1"/>
            </w14:solidFill>
          </w14:textFill>
        </w:rPr>
        <w:t>t</w:t>
      </w:r>
      <w:r>
        <w:rPr>
          <w:color w:val="000000" w:themeColor="text1"/>
          <w:sz w:val="20"/>
          <w:szCs w:val="20"/>
          <w14:textFill>
            <w14:solidFill>
              <w14:schemeClr w14:val="tx1"/>
            </w14:solidFill>
          </w14:textFill>
        </w:rPr>
        <w:t> &amp; Q</w:t>
      </w:r>
      <w:r>
        <w:rPr>
          <w:rStyle w:val="23"/>
          <w:color w:val="000000" w:themeColor="text1"/>
          <w:sz w:val="20"/>
          <w:szCs w:val="20"/>
          <w14:textFill>
            <w14:solidFill>
              <w14:schemeClr w14:val="tx1"/>
            </w14:solidFill>
          </w14:textFill>
        </w:rPr>
        <w:t>t</w:t>
      </w:r>
      <w:r>
        <w:rPr>
          <w:color w:val="000000" w:themeColor="text1"/>
          <w:sz w:val="20"/>
          <w:szCs w:val="20"/>
          <w14:textFill>
            <w14:solidFill>
              <w14:schemeClr w14:val="tx1"/>
            </w14:solidFill>
          </w14:textFill>
        </w:rPr>
        <w:t>’. The operation of JK flip-flop is similar to SR flip-flop. Here, we considered the inputs of SR flip-flop as </w:t>
      </w:r>
      <w:r>
        <w:rPr>
          <w:b/>
          <w:bCs/>
          <w:color w:val="000000" w:themeColor="text1"/>
          <w:sz w:val="20"/>
          <w:szCs w:val="20"/>
          <w14:textFill>
            <w14:solidFill>
              <w14:schemeClr w14:val="tx1"/>
            </w14:solidFill>
          </w14:textFill>
        </w:rPr>
        <w:t>S = J Q</w:t>
      </w:r>
      <w:r>
        <w:rPr>
          <w:rStyle w:val="23"/>
          <w:color w:val="000000" w:themeColor="text1"/>
          <w:sz w:val="20"/>
          <w:szCs w:val="20"/>
          <w14:textFill>
            <w14:solidFill>
              <w14:schemeClr w14:val="tx1"/>
            </w14:solidFill>
          </w14:textFill>
        </w:rPr>
        <w:t>t</w:t>
      </w:r>
      <w:r>
        <w:rPr>
          <w:b/>
          <w:bCs/>
          <w:color w:val="000000" w:themeColor="text1"/>
          <w:sz w:val="20"/>
          <w:szCs w:val="20"/>
          <w14:textFill>
            <w14:solidFill>
              <w14:schemeClr w14:val="tx1"/>
            </w14:solidFill>
          </w14:textFill>
        </w:rPr>
        <w:t>’</w:t>
      </w:r>
      <w:r>
        <w:rPr>
          <w:color w:val="000000" w:themeColor="text1"/>
          <w:sz w:val="20"/>
          <w:szCs w:val="20"/>
          <w14:textFill>
            <w14:solidFill>
              <w14:schemeClr w14:val="tx1"/>
            </w14:solidFill>
          </w14:textFill>
        </w:rPr>
        <w:t> and </w:t>
      </w:r>
      <w:r>
        <w:rPr>
          <w:b/>
          <w:bCs/>
          <w:color w:val="000000" w:themeColor="text1"/>
          <w:sz w:val="20"/>
          <w:szCs w:val="20"/>
          <w14:textFill>
            <w14:solidFill>
              <w14:schemeClr w14:val="tx1"/>
            </w14:solidFill>
          </w14:textFill>
        </w:rPr>
        <w:t>R = KQ</w:t>
      </w:r>
      <w:r>
        <w:rPr>
          <w:rStyle w:val="22"/>
          <w:color w:val="000000" w:themeColor="text1"/>
          <w:sz w:val="20"/>
          <w:szCs w:val="20"/>
          <w:shd w:val="clear" w:color="auto" w:fill="FFFFFF"/>
          <w14:textFill>
            <w14:solidFill>
              <w14:schemeClr w14:val="tx1"/>
            </w14:solidFill>
          </w14:textFill>
        </w:rPr>
        <w:t>t</w:t>
      </w:r>
      <w:r>
        <w:rPr>
          <w:color w:val="000000" w:themeColor="text1"/>
          <w:sz w:val="20"/>
          <w:szCs w:val="20"/>
          <w14:textFill>
            <w14:solidFill>
              <w14:schemeClr w14:val="tx1"/>
            </w14:solidFill>
          </w14:textFill>
        </w:rPr>
        <w:t> in order to utilize the modified SR flip-flop for 4 combinations of inputs.</w:t>
      </w:r>
    </w:p>
    <w:p w14:paraId="239F0113">
      <w:pPr>
        <w:pStyle w:val="12"/>
        <w:spacing w:before="120" w:after="144"/>
        <w:ind w:left="48" w:right="48"/>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The following table shows the </w:t>
      </w:r>
      <w:r>
        <w:rPr>
          <w:b/>
          <w:bCs/>
          <w:color w:val="000000" w:themeColor="text1"/>
          <w:sz w:val="20"/>
          <w:szCs w:val="20"/>
          <w14:textFill>
            <w14:solidFill>
              <w14:schemeClr w14:val="tx1"/>
            </w14:solidFill>
          </w14:textFill>
        </w:rPr>
        <w:t>state table</w:t>
      </w:r>
      <w:r>
        <w:rPr>
          <w:color w:val="000000" w:themeColor="text1"/>
          <w:sz w:val="20"/>
          <w:szCs w:val="20"/>
          <w14:textFill>
            <w14:solidFill>
              <w14:schemeClr w14:val="tx1"/>
            </w14:solidFill>
          </w14:textFill>
        </w:rPr>
        <w:t> of JK flip-flop.</w:t>
      </w:r>
    </w:p>
    <w:tbl>
      <w:tblPr>
        <w:tblStyle w:val="7"/>
        <w:tblW w:w="4588" w:type="dxa"/>
        <w:jc w:val="center"/>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Layout w:type="autofit"/>
        <w:tblCellMar>
          <w:top w:w="15" w:type="dxa"/>
          <w:left w:w="15" w:type="dxa"/>
          <w:bottom w:w="15" w:type="dxa"/>
          <w:right w:w="15" w:type="dxa"/>
        </w:tblCellMar>
      </w:tblPr>
      <w:tblGrid>
        <w:gridCol w:w="1114"/>
        <w:gridCol w:w="1298"/>
        <w:gridCol w:w="2176"/>
      </w:tblGrid>
      <w:tr w14:paraId="7A5CDDBE">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trHeight w:val="436" w:hRule="atLeast"/>
          <w:jc w:val="center"/>
        </w:trPr>
        <w:tc>
          <w:tcPr>
            <w:tcW w:w="0" w:type="auto"/>
            <w:tcBorders>
              <w:top w:val="single" w:color="DDDDDD" w:sz="6" w:space="0"/>
              <w:left w:val="single" w:color="DDDDDD" w:sz="6" w:space="0"/>
              <w:bottom w:val="single" w:color="DDDDDD" w:sz="6" w:space="0"/>
              <w:right w:val="single" w:color="DDDDDD" w:sz="6" w:space="0"/>
            </w:tcBorders>
            <w:shd w:val="clear" w:color="auto" w:fill="EEEEEE"/>
            <w:tcMar>
              <w:top w:w="120" w:type="dxa"/>
              <w:left w:w="120" w:type="dxa"/>
              <w:bottom w:w="120" w:type="dxa"/>
              <w:right w:w="120" w:type="dxa"/>
            </w:tcMar>
          </w:tcPr>
          <w:p w14:paraId="25F90BC6">
            <w:pPr>
              <w:jc w:val="center"/>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J</w:t>
            </w:r>
          </w:p>
        </w:tc>
        <w:tc>
          <w:tcPr>
            <w:tcW w:w="0" w:type="auto"/>
            <w:tcBorders>
              <w:top w:val="single" w:color="DDDDDD" w:sz="6" w:space="0"/>
              <w:left w:val="single" w:color="DDDDDD" w:sz="6" w:space="0"/>
              <w:bottom w:val="single" w:color="DDDDDD" w:sz="6" w:space="0"/>
              <w:right w:val="single" w:color="DDDDDD" w:sz="6" w:space="0"/>
            </w:tcBorders>
            <w:shd w:val="clear" w:color="auto" w:fill="EEEEEE"/>
            <w:tcMar>
              <w:top w:w="120" w:type="dxa"/>
              <w:left w:w="120" w:type="dxa"/>
              <w:bottom w:w="120" w:type="dxa"/>
              <w:right w:w="120" w:type="dxa"/>
            </w:tcMar>
          </w:tcPr>
          <w:p w14:paraId="5E45700D">
            <w:pPr>
              <w:jc w:val="center"/>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K</w:t>
            </w:r>
          </w:p>
        </w:tc>
        <w:tc>
          <w:tcPr>
            <w:tcW w:w="0" w:type="auto"/>
            <w:tcBorders>
              <w:top w:val="single" w:color="DDDDDD" w:sz="6" w:space="0"/>
              <w:left w:val="single" w:color="DDDDDD" w:sz="6" w:space="0"/>
              <w:bottom w:val="single" w:color="DDDDDD" w:sz="6" w:space="0"/>
              <w:right w:val="single" w:color="DDDDDD" w:sz="6" w:space="0"/>
            </w:tcBorders>
            <w:shd w:val="clear" w:color="auto" w:fill="EEEEEE"/>
            <w:tcMar>
              <w:top w:w="120" w:type="dxa"/>
              <w:left w:w="120" w:type="dxa"/>
              <w:bottom w:w="120" w:type="dxa"/>
              <w:right w:w="120" w:type="dxa"/>
            </w:tcMar>
          </w:tcPr>
          <w:p w14:paraId="28E87F00">
            <w:pPr>
              <w:jc w:val="center"/>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Q</w:t>
            </w:r>
            <w:r>
              <w:rPr>
                <w:rStyle w:val="23"/>
                <w:rFonts w:ascii="Times New Roman" w:hAnsi="Times New Roman" w:cs="Times New Roman"/>
                <w:color w:val="000000" w:themeColor="text1"/>
                <w:sz w:val="20"/>
                <w:szCs w:val="20"/>
                <w14:textFill>
                  <w14:solidFill>
                    <w14:schemeClr w14:val="tx1"/>
                  </w14:solidFill>
                </w14:textFill>
              </w:rPr>
              <w:t>t+1</w:t>
            </w:r>
          </w:p>
        </w:tc>
      </w:tr>
      <w:tr w14:paraId="4DE282FB">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trHeight w:val="444" w:hRule="atLeast"/>
          <w:jc w:val="cent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57B3AB72">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22C52422">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0007FF87">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Q</w:t>
            </w:r>
            <w:r>
              <w:rPr>
                <w:rStyle w:val="23"/>
                <w:rFonts w:ascii="Times New Roman" w:hAnsi="Times New Roman" w:cs="Times New Roman"/>
                <w:color w:val="000000" w:themeColor="text1"/>
                <w:sz w:val="20"/>
                <w:szCs w:val="20"/>
                <w14:textFill>
                  <w14:solidFill>
                    <w14:schemeClr w14:val="tx1"/>
                  </w14:solidFill>
                </w14:textFill>
              </w:rPr>
              <w:t>t</w:t>
            </w:r>
          </w:p>
        </w:tc>
      </w:tr>
      <w:tr w14:paraId="2A25B1CC">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trHeight w:val="436" w:hRule="atLeast"/>
          <w:jc w:val="cent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05C7C615">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5C06CE26">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0C1F5C54">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r>
      <w:tr w14:paraId="50E80F67">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trHeight w:val="444" w:hRule="atLeast"/>
          <w:jc w:val="cent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0322AA31">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63E7CD6D">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4EC0AE35">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r>
      <w:tr w14:paraId="672E8AC5">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trHeight w:val="230" w:hRule="atLeast"/>
          <w:jc w:val="cent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71A3CEB0">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343D21D6">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2847D7CD">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Q</w:t>
            </w:r>
            <w:r>
              <w:rPr>
                <w:rStyle w:val="23"/>
                <w:rFonts w:ascii="Times New Roman" w:hAnsi="Times New Roman" w:cs="Times New Roman"/>
                <w:color w:val="000000" w:themeColor="text1"/>
                <w:sz w:val="20"/>
                <w:szCs w:val="20"/>
                <w14:textFill>
                  <w14:solidFill>
                    <w14:schemeClr w14:val="tx1"/>
                  </w14:solidFill>
                </w14:textFill>
              </w:rPr>
              <w:t>t</w:t>
            </w:r>
            <w:r>
              <w:rPr>
                <w:rFonts w:ascii="Times New Roman" w:hAnsi="Times New Roman" w:cs="Times New Roman"/>
                <w:color w:val="000000" w:themeColor="text1"/>
                <w:sz w:val="20"/>
                <w:szCs w:val="20"/>
                <w14:textFill>
                  <w14:solidFill>
                    <w14:schemeClr w14:val="tx1"/>
                  </w14:solidFill>
                </w14:textFill>
              </w:rPr>
              <w:t>'</w:t>
            </w:r>
          </w:p>
        </w:tc>
      </w:tr>
    </w:tbl>
    <w:p w14:paraId="7F8E835A">
      <w:pPr>
        <w:pStyle w:val="12"/>
        <w:ind w:left="48" w:right="48"/>
        <w:jc w:val="both"/>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Here, Q</w:t>
      </w:r>
      <w:r>
        <w:rPr>
          <w:rStyle w:val="22"/>
          <w:color w:val="000000" w:themeColor="text1"/>
          <w:sz w:val="20"/>
          <w:szCs w:val="20"/>
          <w:shd w:val="clear" w:color="auto" w:fill="FFFFFF"/>
          <w14:textFill>
            <w14:solidFill>
              <w14:schemeClr w14:val="tx1"/>
            </w14:solidFill>
          </w14:textFill>
        </w:rPr>
        <w:t>t</w:t>
      </w:r>
      <w:r>
        <w:rPr>
          <w:color w:val="000000" w:themeColor="text1"/>
          <w:sz w:val="20"/>
          <w:szCs w:val="20"/>
          <w14:textFill>
            <w14:solidFill>
              <w14:schemeClr w14:val="tx1"/>
            </w14:solidFill>
          </w14:textFill>
        </w:rPr>
        <w:t>&amp; Q</w:t>
      </w:r>
      <w:r>
        <w:rPr>
          <w:rStyle w:val="22"/>
          <w:color w:val="000000" w:themeColor="text1"/>
          <w:sz w:val="20"/>
          <w:szCs w:val="20"/>
          <w:shd w:val="clear" w:color="auto" w:fill="FFFFFF"/>
          <w14:textFill>
            <w14:solidFill>
              <w14:schemeClr w14:val="tx1"/>
            </w14:solidFill>
          </w14:textFill>
        </w:rPr>
        <w:t>t</w:t>
      </w:r>
      <w:r>
        <w:rPr>
          <w:rStyle w:val="23"/>
          <w:color w:val="000000" w:themeColor="text1"/>
          <w:sz w:val="20"/>
          <w:szCs w:val="20"/>
          <w14:textFill>
            <w14:solidFill>
              <w14:schemeClr w14:val="tx1"/>
            </w14:solidFill>
          </w14:textFill>
        </w:rPr>
        <w:t>+1</w:t>
      </w:r>
      <w:r>
        <w:rPr>
          <w:color w:val="000000" w:themeColor="text1"/>
          <w:sz w:val="20"/>
          <w:szCs w:val="20"/>
          <w14:textFill>
            <w14:solidFill>
              <w14:schemeClr w14:val="tx1"/>
            </w14:solidFill>
          </w14:textFill>
        </w:rPr>
        <w:t> are present state &amp; next state respectively. So, JK flip-flop can be used for one of these four functions such as Hold, Reset, Set &amp; Complement of present state based on the input conditions, when positive transition of clock signal is applied. The following table shows the </w:t>
      </w:r>
      <w:r>
        <w:rPr>
          <w:b/>
          <w:bCs/>
          <w:color w:val="000000" w:themeColor="text1"/>
          <w:sz w:val="20"/>
          <w:szCs w:val="20"/>
          <w14:textFill>
            <w14:solidFill>
              <w14:schemeClr w14:val="tx1"/>
            </w14:solidFill>
          </w14:textFill>
        </w:rPr>
        <w:t>characteristic table</w:t>
      </w:r>
      <w:r>
        <w:rPr>
          <w:color w:val="000000" w:themeColor="text1"/>
          <w:sz w:val="20"/>
          <w:szCs w:val="20"/>
          <w14:textFill>
            <w14:solidFill>
              <w14:schemeClr w14:val="tx1"/>
            </w14:solidFill>
          </w14:textFill>
        </w:rPr>
        <w:t> of JK flip-flop.</w:t>
      </w:r>
    </w:p>
    <w:tbl>
      <w:tblPr>
        <w:tblStyle w:val="7"/>
        <w:tblW w:w="6269" w:type="dxa"/>
        <w:jc w:val="center"/>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Layout w:type="autofit"/>
        <w:tblCellMar>
          <w:top w:w="15" w:type="dxa"/>
          <w:left w:w="15" w:type="dxa"/>
          <w:bottom w:w="15" w:type="dxa"/>
          <w:right w:w="15" w:type="dxa"/>
        </w:tblCellMar>
      </w:tblPr>
      <w:tblGrid>
        <w:gridCol w:w="1084"/>
        <w:gridCol w:w="1262"/>
        <w:gridCol w:w="2153"/>
        <w:gridCol w:w="1770"/>
      </w:tblGrid>
      <w:tr w14:paraId="6712AC59">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trHeight w:val="535" w:hRule="atLeast"/>
          <w:jc w:val="center"/>
        </w:trPr>
        <w:tc>
          <w:tcPr>
            <w:tcW w:w="0" w:type="auto"/>
            <w:gridSpan w:val="2"/>
            <w:tcBorders>
              <w:top w:val="single" w:color="DDDDDD" w:sz="6" w:space="0"/>
              <w:left w:val="single" w:color="DDDDDD" w:sz="6" w:space="0"/>
              <w:bottom w:val="single" w:color="DDDDDD" w:sz="6" w:space="0"/>
              <w:right w:val="single" w:color="DDDDDD" w:sz="6" w:space="0"/>
            </w:tcBorders>
            <w:shd w:val="clear" w:color="auto" w:fill="EEEEEE"/>
            <w:tcMar>
              <w:top w:w="120" w:type="dxa"/>
              <w:left w:w="120" w:type="dxa"/>
              <w:bottom w:w="120" w:type="dxa"/>
              <w:right w:w="120" w:type="dxa"/>
            </w:tcMar>
          </w:tcPr>
          <w:p w14:paraId="19520118">
            <w:pPr>
              <w:jc w:val="center"/>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Present Inputs</w:t>
            </w:r>
          </w:p>
        </w:tc>
        <w:tc>
          <w:tcPr>
            <w:tcW w:w="0" w:type="auto"/>
            <w:tcBorders>
              <w:top w:val="single" w:color="DDDDDD" w:sz="6" w:space="0"/>
              <w:left w:val="single" w:color="DDDDDD" w:sz="6" w:space="0"/>
              <w:bottom w:val="single" w:color="DDDDDD" w:sz="6" w:space="0"/>
              <w:right w:val="single" w:color="DDDDDD" w:sz="6" w:space="0"/>
            </w:tcBorders>
            <w:shd w:val="clear" w:color="auto" w:fill="EEEEEE"/>
            <w:tcMar>
              <w:top w:w="120" w:type="dxa"/>
              <w:left w:w="120" w:type="dxa"/>
              <w:bottom w:w="120" w:type="dxa"/>
              <w:right w:w="120" w:type="dxa"/>
            </w:tcMar>
          </w:tcPr>
          <w:p w14:paraId="7A00B0AF">
            <w:pPr>
              <w:jc w:val="center"/>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Present State</w:t>
            </w:r>
          </w:p>
        </w:tc>
        <w:tc>
          <w:tcPr>
            <w:tcW w:w="0" w:type="auto"/>
            <w:tcBorders>
              <w:top w:val="single" w:color="DDDDDD" w:sz="6" w:space="0"/>
              <w:left w:val="single" w:color="DDDDDD" w:sz="6" w:space="0"/>
              <w:bottom w:val="single" w:color="DDDDDD" w:sz="6" w:space="0"/>
              <w:right w:val="single" w:color="DDDDDD" w:sz="6" w:space="0"/>
            </w:tcBorders>
            <w:shd w:val="clear" w:color="auto" w:fill="EEEEEE"/>
            <w:tcMar>
              <w:top w:w="120" w:type="dxa"/>
              <w:left w:w="120" w:type="dxa"/>
              <w:bottom w:w="120" w:type="dxa"/>
              <w:right w:w="120" w:type="dxa"/>
            </w:tcMar>
          </w:tcPr>
          <w:p w14:paraId="078727E8">
            <w:pPr>
              <w:jc w:val="center"/>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Next State</w:t>
            </w:r>
          </w:p>
        </w:tc>
      </w:tr>
      <w:tr w14:paraId="0E208EA2">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trHeight w:val="535" w:hRule="atLeast"/>
          <w:jc w:val="cent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526AAD98">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J</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61928333">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K</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4CC01358">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Q</w:t>
            </w:r>
            <w:r>
              <w:rPr>
                <w:rStyle w:val="23"/>
                <w:rFonts w:ascii="Times New Roman" w:hAnsi="Times New Roman" w:cs="Times New Roman"/>
                <w:color w:val="000000" w:themeColor="text1"/>
                <w:sz w:val="20"/>
                <w:szCs w:val="20"/>
                <w14:textFill>
                  <w14:solidFill>
                    <w14:schemeClr w14:val="tx1"/>
                  </w14:solidFill>
                </w14:textFill>
              </w:rPr>
              <w:t>t</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7FB2EC4F">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Q</w:t>
            </w:r>
            <w:r>
              <w:rPr>
                <w:rStyle w:val="23"/>
                <w:rFonts w:ascii="Times New Roman" w:hAnsi="Times New Roman" w:cs="Times New Roman"/>
                <w:color w:val="000000" w:themeColor="text1"/>
                <w:sz w:val="20"/>
                <w:szCs w:val="20"/>
                <w14:textFill>
                  <w14:solidFill>
                    <w14:schemeClr w14:val="tx1"/>
                  </w14:solidFill>
                </w14:textFill>
              </w:rPr>
              <w:t>t+1</w:t>
            </w:r>
          </w:p>
        </w:tc>
      </w:tr>
      <w:tr w14:paraId="4BE461EE">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trHeight w:val="535" w:hRule="atLeast"/>
          <w:jc w:val="cent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120CA11D">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098D9B39">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18888A57">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492FDAA9">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r>
      <w:tr w14:paraId="7AE1982E">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trHeight w:val="535" w:hRule="atLeast"/>
          <w:jc w:val="cent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138DCDD1">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421D830C">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01393F13">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0C357BF8">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r>
      <w:tr w14:paraId="74F06E1C">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trHeight w:val="535" w:hRule="atLeast"/>
          <w:jc w:val="cent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3B98262B">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56FD0ED2">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452E67E7">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2054EC0D">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r>
      <w:tr w14:paraId="547E308C">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trHeight w:val="535" w:hRule="atLeast"/>
          <w:jc w:val="cent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46BD1BA3">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5FDA129B">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4C08AEB5">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04232CE6">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r>
      <w:tr w14:paraId="34FB2888">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trHeight w:val="549" w:hRule="atLeast"/>
          <w:jc w:val="cent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08193F28">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4B98A245">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39960882">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4BD13C17">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r>
      <w:tr w14:paraId="1AA70CE6">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trHeight w:val="535" w:hRule="atLeast"/>
          <w:jc w:val="cent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224EABA5">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3F1BA24C">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222E10C8">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5C4693F5">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r>
      <w:tr w14:paraId="6D0178AE">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trHeight w:val="535" w:hRule="atLeast"/>
          <w:jc w:val="cent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15A6A6CE">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3559D8BF">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52DCDBCC">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7DE8F4BA">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r>
      <w:tr w14:paraId="58341E7D">
        <w:tblPrEx>
          <w:tblBorders>
            <w:top w:val="single" w:color="DDDDDD" w:sz="6" w:space="0"/>
            <w:left w:val="single" w:color="DDDDDD" w:sz="6" w:space="0"/>
            <w:bottom w:val="single" w:color="DDDDDD" w:sz="6" w:space="0"/>
            <w:right w:val="single" w:color="DDDDDD" w:sz="6" w:space="0"/>
            <w:insideH w:val="none" w:color="auto" w:sz="0" w:space="0"/>
            <w:insideV w:val="none" w:color="auto" w:sz="0" w:space="0"/>
          </w:tblBorders>
          <w:tblCellMar>
            <w:top w:w="15" w:type="dxa"/>
            <w:left w:w="15" w:type="dxa"/>
            <w:bottom w:w="15" w:type="dxa"/>
            <w:right w:w="15" w:type="dxa"/>
          </w:tblCellMar>
        </w:tblPrEx>
        <w:trPr>
          <w:trHeight w:val="535" w:hRule="atLeast"/>
          <w:jc w:val="center"/>
        </w:trPr>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6C7FA7D0">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7855D976">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10846A4C">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0" w:type="auto"/>
            <w:tcBorders>
              <w:top w:val="single" w:color="DDDDDD" w:sz="6" w:space="0"/>
              <w:left w:val="single" w:color="DDDDDD" w:sz="6" w:space="0"/>
              <w:bottom w:val="single" w:color="DDDDDD" w:sz="6" w:space="0"/>
              <w:right w:val="single" w:color="DDDDDD" w:sz="6" w:space="0"/>
            </w:tcBorders>
            <w:shd w:val="clear" w:color="auto" w:fill="auto"/>
            <w:tcMar>
              <w:top w:w="120" w:type="dxa"/>
              <w:left w:w="120" w:type="dxa"/>
              <w:bottom w:w="120" w:type="dxa"/>
              <w:right w:w="120" w:type="dxa"/>
            </w:tcMar>
          </w:tcPr>
          <w:p w14:paraId="42EEA4C6">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r>
    </w:tbl>
    <w:p w14:paraId="62828417">
      <w:pPr>
        <w:pStyle w:val="12"/>
        <w:ind w:left="48" w:right="48"/>
        <w:jc w:val="both"/>
        <w:rPr>
          <w:color w:val="000000" w:themeColor="text1"/>
          <w:sz w:val="20"/>
          <w:szCs w:val="20"/>
          <w14:textFill>
            <w14:solidFill>
              <w14:schemeClr w14:val="tx1"/>
            </w14:solidFill>
          </w14:textFill>
        </w:rPr>
      </w:pPr>
    </w:p>
    <w:p w14:paraId="0C7A613A">
      <w:pPr>
        <w:pStyle w:val="12"/>
        <w:ind w:left="48" w:right="48"/>
        <w:jc w:val="both"/>
        <w:rPr>
          <w:rStyle w:val="23"/>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The simplified expression for next state Q</w:t>
      </w:r>
      <w:r>
        <w:rPr>
          <w:rStyle w:val="23"/>
          <w:color w:val="000000" w:themeColor="text1"/>
          <w:sz w:val="20"/>
          <w:szCs w:val="20"/>
          <w14:textFill>
            <w14:solidFill>
              <w14:schemeClr w14:val="tx1"/>
            </w14:solidFill>
          </w14:textFill>
        </w:rPr>
        <w:t>t+1</w:t>
      </w:r>
      <w:r>
        <w:rPr>
          <w:color w:val="000000" w:themeColor="text1"/>
          <w:sz w:val="20"/>
          <w:szCs w:val="20"/>
          <w14:textFill>
            <w14:solidFill>
              <w14:schemeClr w14:val="tx1"/>
            </w14:solidFill>
          </w14:textFill>
        </w:rPr>
        <w:t xml:space="preserve"> = </w:t>
      </w:r>
      <w:r>
        <w:rPr>
          <w:rStyle w:val="22"/>
          <w:color w:val="000000" w:themeColor="text1"/>
          <w:sz w:val="20"/>
          <w:szCs w:val="20"/>
          <w:shd w:val="clear" w:color="auto" w:fill="FFFFFF"/>
          <w14:textFill>
            <w14:solidFill>
              <w14:schemeClr w14:val="tx1"/>
            </w14:solidFill>
          </w14:textFill>
        </w:rPr>
        <w:t>JQ</w:t>
      </w:r>
      <w:r>
        <w:rPr>
          <w:rStyle w:val="26"/>
          <w:color w:val="000000" w:themeColor="text1"/>
          <w:sz w:val="20"/>
          <w:szCs w:val="20"/>
          <w:shd w:val="clear" w:color="auto" w:fill="FFFFFF"/>
          <w14:textFill>
            <w14:solidFill>
              <w14:schemeClr w14:val="tx1"/>
            </w14:solidFill>
          </w14:textFill>
        </w:rPr>
        <w:t>(</w:t>
      </w:r>
      <w:r>
        <w:rPr>
          <w:rStyle w:val="22"/>
          <w:color w:val="000000" w:themeColor="text1"/>
          <w:sz w:val="20"/>
          <w:szCs w:val="20"/>
          <w:shd w:val="clear" w:color="auto" w:fill="FFFFFF"/>
          <w14:textFill>
            <w14:solidFill>
              <w14:schemeClr w14:val="tx1"/>
            </w14:solidFill>
          </w14:textFill>
        </w:rPr>
        <w:t>t</w:t>
      </w:r>
      <w:r>
        <w:rPr>
          <w:rStyle w:val="26"/>
          <w:color w:val="000000" w:themeColor="text1"/>
          <w:sz w:val="20"/>
          <w:szCs w:val="20"/>
          <w:shd w:val="clear" w:color="auto" w:fill="FFFFFF"/>
          <w14:textFill>
            <w14:solidFill>
              <w14:schemeClr w14:val="tx1"/>
            </w14:solidFill>
          </w14:textFill>
        </w:rPr>
        <w:t>)′+</w:t>
      </w:r>
      <w:r>
        <w:rPr>
          <w:rStyle w:val="22"/>
          <w:color w:val="000000" w:themeColor="text1"/>
          <w:sz w:val="20"/>
          <w:szCs w:val="20"/>
          <w:shd w:val="clear" w:color="auto" w:fill="FFFFFF"/>
          <w14:textFill>
            <w14:solidFill>
              <w14:schemeClr w14:val="tx1"/>
            </w14:solidFill>
          </w14:textFill>
        </w:rPr>
        <w:t>K</w:t>
      </w:r>
      <w:r>
        <w:rPr>
          <w:rStyle w:val="26"/>
          <w:color w:val="000000" w:themeColor="text1"/>
          <w:sz w:val="20"/>
          <w:szCs w:val="20"/>
          <w:shd w:val="clear" w:color="auto" w:fill="FFFFFF"/>
          <w14:textFill>
            <w14:solidFill>
              <w14:schemeClr w14:val="tx1"/>
            </w14:solidFill>
          </w14:textFill>
        </w:rPr>
        <w:t>′</w:t>
      </w:r>
      <w:r>
        <w:rPr>
          <w:rStyle w:val="22"/>
          <w:color w:val="000000" w:themeColor="text1"/>
          <w:sz w:val="20"/>
          <w:szCs w:val="20"/>
          <w:shd w:val="clear" w:color="auto" w:fill="FFFFFF"/>
          <w14:textFill>
            <w14:solidFill>
              <w14:schemeClr w14:val="tx1"/>
            </w14:solidFill>
          </w14:textFill>
        </w:rPr>
        <w:t>Q</w:t>
      </w:r>
      <w:r>
        <w:rPr>
          <w:rStyle w:val="26"/>
          <w:color w:val="000000" w:themeColor="text1"/>
          <w:sz w:val="20"/>
          <w:szCs w:val="20"/>
          <w:shd w:val="clear" w:color="auto" w:fill="FFFFFF"/>
          <w14:textFill>
            <w14:solidFill>
              <w14:schemeClr w14:val="tx1"/>
            </w14:solidFill>
          </w14:textFill>
        </w:rPr>
        <w:t>(</w:t>
      </w:r>
      <w:r>
        <w:rPr>
          <w:rStyle w:val="22"/>
          <w:color w:val="000000" w:themeColor="text1"/>
          <w:sz w:val="20"/>
          <w:szCs w:val="20"/>
          <w:shd w:val="clear" w:color="auto" w:fill="FFFFFF"/>
          <w14:textFill>
            <w14:solidFill>
              <w14:schemeClr w14:val="tx1"/>
            </w14:solidFill>
          </w14:textFill>
        </w:rPr>
        <w:t>t</w:t>
      </w:r>
      <w:r>
        <w:rPr>
          <w:rStyle w:val="26"/>
          <w:color w:val="000000" w:themeColor="text1"/>
          <w:sz w:val="20"/>
          <w:szCs w:val="20"/>
          <w:shd w:val="clear" w:color="auto" w:fill="FFFFFF"/>
          <w14:textFill>
            <w14:solidFill>
              <w14:schemeClr w14:val="tx1"/>
            </w14:solidFill>
          </w14:textFill>
        </w:rPr>
        <w:t>)</w:t>
      </w:r>
      <w:r>
        <w:rPr>
          <w:rStyle w:val="23"/>
          <w:color w:val="000000" w:themeColor="text1"/>
          <w:sz w:val="20"/>
          <w:szCs w:val="20"/>
          <w14:textFill>
            <w14:solidFill>
              <w14:schemeClr w14:val="tx1"/>
            </w14:solidFill>
          </w14:textFill>
        </w:rPr>
        <w:t>Q(t+1) =JQ(t)′+K′Q(t)</w:t>
      </w:r>
    </w:p>
    <w:p w14:paraId="5A991AB1">
      <w:pPr>
        <w:rPr>
          <w:rFonts w:ascii="Times New Roman" w:hAnsi="Times New Roman" w:cs="Times New Roman"/>
          <w:color w:val="000000" w:themeColor="text1"/>
          <w:sz w:val="20"/>
          <w:szCs w:val="20"/>
          <w14:textFill>
            <w14:solidFill>
              <w14:schemeClr w14:val="tx1"/>
            </w14:solidFill>
          </w14:textFill>
        </w:rPr>
      </w:pPr>
      <w:r>
        <w:rPr>
          <w:rStyle w:val="23"/>
          <w:rFonts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cs="Times New Roman"/>
          <w:b/>
          <w:bCs/>
          <w:color w:val="000000" w:themeColor="text1"/>
          <w:sz w:val="20"/>
          <w:szCs w:val="20"/>
          <w14:textFill>
            <w14:solidFill>
              <w14:schemeClr w14:val="tx1"/>
            </w14:solidFill>
          </w14:textFill>
        </w:rPr>
        <w:t>RESULT:</w:t>
      </w:r>
      <w:r>
        <w:rPr>
          <w:rFonts w:ascii="Times New Roman" w:hAnsi="Times New Roman" w:cs="Times New Roman"/>
          <w:color w:val="000000" w:themeColor="text1"/>
          <w:sz w:val="20"/>
          <w:szCs w:val="20"/>
          <w14:textFill>
            <w14:solidFill>
              <w14:schemeClr w14:val="tx1"/>
            </w14:solidFill>
          </w14:textFill>
        </w:rPr>
        <w:t xml:space="preserve"> Verification of JK and D FLIP-FLOPS are done successfully.</w:t>
      </w:r>
    </w:p>
    <w:p w14:paraId="612CDF11">
      <w:pPr>
        <w:rPr>
          <w:rFonts w:ascii="Times New Roman" w:hAnsi="Times New Roman" w:cs="Times New Roman"/>
          <w:b/>
          <w:bCs/>
          <w:color w:val="000000" w:themeColor="text1"/>
          <w:sz w:val="20"/>
          <w:szCs w:val="20"/>
          <w:u w:val="single"/>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                                                                                    </w:t>
      </w:r>
      <w:r>
        <w:rPr>
          <w:rFonts w:ascii="Times New Roman" w:hAnsi="Times New Roman" w:cs="Times New Roman"/>
          <w:b/>
          <w:bCs/>
          <w:color w:val="000000" w:themeColor="text1"/>
          <w:sz w:val="20"/>
          <w:szCs w:val="20"/>
          <w:u w:val="single"/>
          <w14:textFill>
            <w14:solidFill>
              <w14:schemeClr w14:val="tx1"/>
            </w14:solidFill>
          </w14:textFill>
        </w:rPr>
        <w:t>Experiment 9</w:t>
      </w:r>
    </w:p>
    <w:p w14:paraId="707D1C09">
      <w:pPr>
        <w:pStyle w:val="12"/>
        <w:shd w:val="clear" w:color="auto" w:fill="FFFFFF"/>
        <w:textAlignment w:val="baseline"/>
        <w:rPr>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AIM</w:t>
      </w:r>
      <w:r>
        <w:rPr>
          <w:color w:val="000000" w:themeColor="text1"/>
          <w:sz w:val="20"/>
          <w:szCs w:val="20"/>
          <w14:textFill>
            <w14:solidFill>
              <w14:schemeClr w14:val="tx1"/>
            </w14:solidFill>
          </w14:textFill>
        </w:rPr>
        <w:t xml:space="preserve">: Design a 4bit Universal Shift Register </w:t>
      </w:r>
    </w:p>
    <w:p w14:paraId="23BA4CFC">
      <w:pPr>
        <w:pStyle w:val="12"/>
        <w:shd w:val="clear" w:color="auto" w:fill="FFFFFF"/>
        <w:textAlignment w:val="baseline"/>
        <w:rPr>
          <w:b/>
          <w:bCs/>
          <w:color w:val="000000" w:themeColor="text1"/>
          <w:sz w:val="20"/>
          <w:szCs w:val="20"/>
          <w14:textFill>
            <w14:solidFill>
              <w14:schemeClr w14:val="tx1"/>
            </w14:solidFill>
          </w14:textFill>
        </w:rPr>
      </w:pPr>
    </w:p>
    <w:p w14:paraId="3BBA70A0">
      <w:pPr>
        <w:pStyle w:val="12"/>
        <w:shd w:val="clear" w:color="auto" w:fill="FFFFFF"/>
        <w:textAlignment w:val="baseline"/>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THEORY:</w:t>
      </w:r>
    </w:p>
    <w:p w14:paraId="579C940E">
      <w:pPr>
        <w:pStyle w:val="12"/>
        <w:shd w:val="clear" w:color="auto" w:fill="FFFFFF"/>
        <w:textAlignment w:val="baseline"/>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The design of a 4-bit universal shift register using </w:t>
      </w:r>
      <w:r>
        <w:fldChar w:fldCharType="begin"/>
      </w:r>
      <w:r>
        <w:instrText xml:space="preserve"> HYPERLINK "https://www.elprocus.com/what-is-multiplexer-and-demultiplexer-types-and-differences/" \t "_blank" </w:instrText>
      </w:r>
      <w:r>
        <w:fldChar w:fldCharType="separate"/>
      </w:r>
      <w:r>
        <w:rPr>
          <w:rStyle w:val="11"/>
          <w:color w:val="000000" w:themeColor="text1"/>
          <w:sz w:val="20"/>
          <w:szCs w:val="20"/>
          <w14:textFill>
            <w14:solidFill>
              <w14:schemeClr w14:val="tx1"/>
            </w14:solidFill>
          </w14:textFill>
        </w:rPr>
        <w:t>multiplexers</w:t>
      </w:r>
      <w:r>
        <w:rPr>
          <w:rStyle w:val="11"/>
          <w:color w:val="000000" w:themeColor="text1"/>
          <w:sz w:val="20"/>
          <w:szCs w:val="20"/>
          <w14:textFill>
            <w14:solidFill>
              <w14:schemeClr w14:val="tx1"/>
            </w14:solidFill>
          </w14:textFill>
        </w:rPr>
        <w:fldChar w:fldCharType="end"/>
      </w:r>
      <w:r>
        <w:rPr>
          <w:color w:val="000000" w:themeColor="text1"/>
          <w:sz w:val="20"/>
          <w:szCs w:val="20"/>
          <w14:textFill>
            <w14:solidFill>
              <w14:schemeClr w14:val="tx1"/>
            </w14:solidFill>
          </w14:textFill>
        </w:rPr>
        <w:t> and </w:t>
      </w:r>
      <w:r>
        <w:fldChar w:fldCharType="begin"/>
      </w:r>
      <w:r>
        <w:instrText xml:space="preserve"> HYPERLINK "https://www.elprocus.com/types-of-flip-flop-conversions/" \t "_blank" </w:instrText>
      </w:r>
      <w:r>
        <w:fldChar w:fldCharType="separate"/>
      </w:r>
      <w:r>
        <w:rPr>
          <w:rStyle w:val="11"/>
          <w:color w:val="000000" w:themeColor="text1"/>
          <w:sz w:val="20"/>
          <w:szCs w:val="20"/>
          <w14:textFill>
            <w14:solidFill>
              <w14:schemeClr w14:val="tx1"/>
            </w14:solidFill>
          </w14:textFill>
        </w:rPr>
        <w:t>flip-flops</w:t>
      </w:r>
      <w:r>
        <w:rPr>
          <w:rStyle w:val="11"/>
          <w:color w:val="000000" w:themeColor="text1"/>
          <w:sz w:val="20"/>
          <w:szCs w:val="20"/>
          <w14:textFill>
            <w14:solidFill>
              <w14:schemeClr w14:val="tx1"/>
            </w14:solidFill>
          </w14:textFill>
        </w:rPr>
        <w:fldChar w:fldCharType="end"/>
      </w:r>
      <w:r>
        <w:rPr>
          <w:color w:val="000000" w:themeColor="text1"/>
          <w:sz w:val="20"/>
          <w:szCs w:val="20"/>
          <w14:textFill>
            <w14:solidFill>
              <w14:schemeClr w14:val="tx1"/>
            </w14:solidFill>
          </w14:textFill>
        </w:rPr>
        <w:t> is shown below.</w:t>
      </w:r>
    </w:p>
    <w:p w14:paraId="5AEEB2B5">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drawing>
          <wp:inline distT="0" distB="0" distL="0" distR="0">
            <wp:extent cx="4497705" cy="3615055"/>
            <wp:effectExtent l="0" t="0" r="0" b="4445"/>
            <wp:docPr id="1" name="Picture 1" descr="Universal Shift Register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iversal Shift Register Design"/>
                    <pic:cNvPicPr>
                      <a:picLocks noChangeAspect="1" noChangeArrowheads="1"/>
                    </pic:cNvPicPr>
                  </pic:nvPicPr>
                  <pic:blipFill>
                    <a:blip r:embed="rId67">
                      <a:extLst>
                        <a:ext uri="{28A0092B-C50C-407E-A947-70E740481C1C}">
                          <a14:useLocalDpi xmlns:a14="http://schemas.microsoft.com/office/drawing/2010/main" val="0"/>
                        </a:ext>
                      </a:extLst>
                    </a:blip>
                    <a:srcRect b="9167"/>
                    <a:stretch>
                      <a:fillRect/>
                    </a:stretch>
                  </pic:blipFill>
                  <pic:spPr>
                    <a:xfrm>
                      <a:off x="0" y="0"/>
                      <a:ext cx="4497705" cy="3615316"/>
                    </a:xfrm>
                    <a:prstGeom prst="rect">
                      <a:avLst/>
                    </a:prstGeom>
                    <a:noFill/>
                    <a:ln>
                      <a:noFill/>
                    </a:ln>
                  </pic:spPr>
                </pic:pic>
              </a:graphicData>
            </a:graphic>
          </wp:inline>
        </w:drawing>
      </w:r>
    </w:p>
    <w:p w14:paraId="3A233CFC">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                                                    Parallel Inputs</w:t>
      </w:r>
    </w:p>
    <w:p w14:paraId="2CE8CBFB">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Universal Shift Register Design</w:t>
      </w:r>
    </w:p>
    <w:p w14:paraId="79E62F6D">
      <w:pPr>
        <w:numPr>
          <w:ilvl w:val="0"/>
          <w:numId w:val="8"/>
        </w:numPr>
        <w:shd w:val="clear" w:color="auto" w:fill="FFFFFF"/>
        <w:suppressAutoHyphens w:val="0"/>
        <w:spacing w:after="0" w:line="240" w:lineRule="auto"/>
        <w:ind w:left="102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S0 and S1 are the selected pins that are used to select the mode of operation of this register. It may be shift left operation or shift right operation or parallel mode.</w:t>
      </w:r>
    </w:p>
    <w:p w14:paraId="0EB6613C">
      <w:pPr>
        <w:numPr>
          <w:ilvl w:val="0"/>
          <w:numId w:val="8"/>
        </w:numPr>
        <w:shd w:val="clear" w:color="auto" w:fill="FFFFFF"/>
        <w:suppressAutoHyphens w:val="0"/>
        <w:spacing w:after="0" w:line="240" w:lineRule="auto"/>
        <w:ind w:left="102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Pin-0 of first 4×1 Mux is fed to the output pin of the first flip-flop. Observe the connections as shown in the figure.</w:t>
      </w:r>
    </w:p>
    <w:p w14:paraId="05BCFF5C">
      <w:pPr>
        <w:numPr>
          <w:ilvl w:val="0"/>
          <w:numId w:val="8"/>
        </w:numPr>
        <w:shd w:val="clear" w:color="auto" w:fill="FFFFFF"/>
        <w:suppressAutoHyphens w:val="0"/>
        <w:spacing w:after="0" w:line="240" w:lineRule="auto"/>
        <w:ind w:left="102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Pin-1 of the first 4X1 MUX is connected to serial input for shift right. In this mode, the register shifts the data towards the right.</w:t>
      </w:r>
    </w:p>
    <w:p w14:paraId="3E9D279E">
      <w:pPr>
        <w:numPr>
          <w:ilvl w:val="0"/>
          <w:numId w:val="8"/>
        </w:numPr>
        <w:shd w:val="clear" w:color="auto" w:fill="FFFFFF"/>
        <w:suppressAutoHyphens w:val="0"/>
        <w:spacing w:after="0" w:line="240" w:lineRule="auto"/>
        <w:ind w:left="102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Similarly, pin-2 of 4X1 MUX is connected to the serial input for shift-left. In this mode, the universal shift register shifts the data towards the left.</w:t>
      </w:r>
    </w:p>
    <w:p w14:paraId="2E059EE8">
      <w:pPr>
        <w:numPr>
          <w:ilvl w:val="0"/>
          <w:numId w:val="8"/>
        </w:numPr>
        <w:shd w:val="clear" w:color="auto" w:fill="FFFFFF"/>
        <w:suppressAutoHyphens w:val="0"/>
        <w:spacing w:after="0" w:line="240" w:lineRule="auto"/>
        <w:ind w:left="102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M1 is the parallel input data given to the pin-3 of the first 4×1 MUX to provide parallel mode operation and stores the data into the register.</w:t>
      </w:r>
    </w:p>
    <w:p w14:paraId="28AE0133">
      <w:pPr>
        <w:numPr>
          <w:ilvl w:val="0"/>
          <w:numId w:val="8"/>
        </w:numPr>
        <w:shd w:val="clear" w:color="auto" w:fill="FFFFFF"/>
        <w:suppressAutoHyphens w:val="0"/>
        <w:spacing w:after="0" w:line="240" w:lineRule="auto"/>
        <w:ind w:left="102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Similarly, remaining individual parallel input data bits are given to the pin-3 of related 4X1MUX to provide parallel loading.</w:t>
      </w:r>
    </w:p>
    <w:p w14:paraId="3670CFFA">
      <w:pPr>
        <w:numPr>
          <w:ilvl w:val="0"/>
          <w:numId w:val="8"/>
        </w:numPr>
        <w:shd w:val="clear" w:color="auto" w:fill="FFFFFF"/>
        <w:suppressAutoHyphens w:val="0"/>
        <w:spacing w:after="0" w:line="240" w:lineRule="auto"/>
        <w:ind w:left="102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F1, F2, F3, and F4 are the parallel outputs of Flip-flops, which are associated with the 4×1 MUX.</w:t>
      </w:r>
    </w:p>
    <w:p w14:paraId="621669CB">
      <w:pPr>
        <w:pStyle w:val="4"/>
        <w:shd w:val="clear" w:color="auto" w:fill="FFFFFF"/>
        <w:spacing w:before="0" w:after="240"/>
        <w:textAlignment w:val="baseline"/>
        <w:rPr>
          <w:rFonts w:ascii="Times New Roman" w:hAnsi="Times New Roman" w:cs="Times New Roman"/>
          <w:color w:val="000000" w:themeColor="text1"/>
          <w:sz w:val="20"/>
          <w:szCs w:val="20"/>
          <w14:textFill>
            <w14:solidFill>
              <w14:schemeClr w14:val="tx1"/>
            </w14:solidFill>
          </w14:textFill>
        </w:rPr>
      </w:pPr>
    </w:p>
    <w:p w14:paraId="20E78A7B">
      <w:pPr>
        <w:pStyle w:val="4"/>
        <w:shd w:val="clear" w:color="auto" w:fill="FFFFFF"/>
        <w:spacing w:before="0" w:after="24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Universal Shift Register Working:</w:t>
      </w:r>
    </w:p>
    <w:p w14:paraId="6DB8504C">
      <w:pPr>
        <w:numPr>
          <w:ilvl w:val="0"/>
          <w:numId w:val="9"/>
        </w:numPr>
        <w:shd w:val="clear" w:color="auto" w:fill="FFFFFF"/>
        <w:suppressAutoHyphens w:val="0"/>
        <w:spacing w:after="0" w:line="240" w:lineRule="auto"/>
        <w:ind w:left="102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From the above figure, selected pins the mode of operation of the universal shift register. Serial input shifts the data towards the right and left and stores the data within the register.</w:t>
      </w:r>
    </w:p>
    <w:p w14:paraId="52ED559D">
      <w:pPr>
        <w:numPr>
          <w:ilvl w:val="0"/>
          <w:numId w:val="9"/>
        </w:numPr>
        <w:shd w:val="clear" w:color="auto" w:fill="FFFFFF"/>
        <w:suppressAutoHyphens w:val="0"/>
        <w:spacing w:after="0" w:line="240" w:lineRule="auto"/>
        <w:ind w:left="102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Clear pin and CLK pin are connected to the flip-flop.</w:t>
      </w:r>
    </w:p>
    <w:p w14:paraId="75FA585A">
      <w:pPr>
        <w:numPr>
          <w:ilvl w:val="0"/>
          <w:numId w:val="9"/>
        </w:numPr>
        <w:shd w:val="clear" w:color="auto" w:fill="FFFFFF"/>
        <w:suppressAutoHyphens w:val="0"/>
        <w:spacing w:after="0" w:line="240" w:lineRule="auto"/>
        <w:ind w:left="102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M0, M1, M2, M3 are the parallel inputs while F0, F1, F2, F3 are the parallel outputs of flip-flops</w:t>
      </w:r>
    </w:p>
    <w:p w14:paraId="201C5940">
      <w:pPr>
        <w:numPr>
          <w:ilvl w:val="0"/>
          <w:numId w:val="9"/>
        </w:numPr>
        <w:shd w:val="clear" w:color="auto" w:fill="FFFFFF"/>
        <w:suppressAutoHyphens w:val="0"/>
        <w:spacing w:after="0" w:line="240" w:lineRule="auto"/>
        <w:ind w:left="102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When the input pin is active HIGH, then the universal shift register loads / retrieve the data in parallel. In this case, the input pin is directly connected to 4×1 MUX</w:t>
      </w:r>
    </w:p>
    <w:p w14:paraId="7A98BD18">
      <w:pPr>
        <w:numPr>
          <w:ilvl w:val="0"/>
          <w:numId w:val="9"/>
        </w:numPr>
        <w:shd w:val="clear" w:color="auto" w:fill="FFFFFF"/>
        <w:suppressAutoHyphens w:val="0"/>
        <w:spacing w:after="0" w:line="240" w:lineRule="auto"/>
        <w:ind w:left="102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When the input pin (mode) is active LOW, then the universal shift register shifts the data. In this case, the input pin is connected to 4×1 MUX via NOT gate.</w:t>
      </w:r>
    </w:p>
    <w:p w14:paraId="509B418C">
      <w:pPr>
        <w:numPr>
          <w:ilvl w:val="0"/>
          <w:numId w:val="9"/>
        </w:numPr>
        <w:shd w:val="clear" w:color="auto" w:fill="FFFFFF"/>
        <w:suppressAutoHyphens w:val="0"/>
        <w:spacing w:after="0" w:line="240" w:lineRule="auto"/>
        <w:ind w:left="102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When the input pin (mode) is connected to GND (Ground), then the universal shift register acts as a Bi-directional shift register.</w:t>
      </w:r>
    </w:p>
    <w:p w14:paraId="6F2E6D33">
      <w:pPr>
        <w:numPr>
          <w:ilvl w:val="0"/>
          <w:numId w:val="9"/>
        </w:numPr>
        <w:shd w:val="clear" w:color="auto" w:fill="FFFFFF"/>
        <w:suppressAutoHyphens w:val="0"/>
        <w:spacing w:after="0" w:line="240" w:lineRule="auto"/>
        <w:ind w:left="102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To perform the shift-right operation, the input pin is fed to the 1st AND gate of the 1st flip-flop via serial input for shit-right.</w:t>
      </w:r>
    </w:p>
    <w:p w14:paraId="63203975">
      <w:pPr>
        <w:numPr>
          <w:ilvl w:val="0"/>
          <w:numId w:val="9"/>
        </w:numPr>
        <w:shd w:val="clear" w:color="auto" w:fill="FFFFFF"/>
        <w:suppressAutoHyphens w:val="0"/>
        <w:spacing w:after="0" w:line="240" w:lineRule="auto"/>
        <w:ind w:left="102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To perform the shift-left operation, the input pin is fed to the 8th AND gate of the last flip-flop via input M.</w:t>
      </w:r>
    </w:p>
    <w:p w14:paraId="66492820">
      <w:pPr>
        <w:numPr>
          <w:ilvl w:val="0"/>
          <w:numId w:val="9"/>
        </w:numPr>
        <w:shd w:val="clear" w:color="auto" w:fill="FFFFFF"/>
        <w:suppressAutoHyphens w:val="0"/>
        <w:spacing w:after="0" w:line="240" w:lineRule="auto"/>
        <w:ind w:left="102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If the selected pins S0= 0 and S1 = 0, then this register doesn’t operate in any mode. That means it will be in a Locked state or no change state even though the clock pulses are applied.</w:t>
      </w:r>
    </w:p>
    <w:p w14:paraId="1F953FAD">
      <w:pPr>
        <w:numPr>
          <w:ilvl w:val="0"/>
          <w:numId w:val="9"/>
        </w:numPr>
        <w:shd w:val="clear" w:color="auto" w:fill="FFFFFF"/>
        <w:suppressAutoHyphens w:val="0"/>
        <w:spacing w:after="0" w:line="240" w:lineRule="auto"/>
        <w:ind w:left="102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If the selected pins S0 = 0 and S1 = 1, then this register transfers or shifts the data to left and stores the data.</w:t>
      </w:r>
    </w:p>
    <w:p w14:paraId="3BB8807A">
      <w:pPr>
        <w:numPr>
          <w:ilvl w:val="0"/>
          <w:numId w:val="9"/>
        </w:numPr>
        <w:shd w:val="clear" w:color="auto" w:fill="FFFFFF"/>
        <w:suppressAutoHyphens w:val="0"/>
        <w:spacing w:after="0" w:line="240" w:lineRule="auto"/>
        <w:ind w:left="102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If the selected pins S0 = 1 and S1 = 0, then this register shifts the data to right and hence performs the shift-right operation.</w:t>
      </w:r>
    </w:p>
    <w:p w14:paraId="30259DBD">
      <w:pPr>
        <w:numPr>
          <w:ilvl w:val="0"/>
          <w:numId w:val="9"/>
        </w:numPr>
        <w:shd w:val="clear" w:color="auto" w:fill="FFFFFF"/>
        <w:suppressAutoHyphens w:val="0"/>
        <w:spacing w:after="0" w:line="240" w:lineRule="auto"/>
        <w:ind w:left="102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If the selected pins S0 = 1 and S1 = 1, then this register loads the data in parallel. Hence it performs the parallel loading operation and stores the data.</w:t>
      </w:r>
    </w:p>
    <w:p w14:paraId="4EB4F174">
      <w:pPr>
        <w:shd w:val="clear" w:color="auto" w:fill="FFFFFF"/>
        <w:suppressAutoHyphens w:val="0"/>
        <w:spacing w:after="0" w:line="240" w:lineRule="auto"/>
        <w:ind w:left="1020"/>
        <w:textAlignment w:val="baseline"/>
        <w:rPr>
          <w:rFonts w:ascii="Times New Roman" w:hAnsi="Times New Roman" w:cs="Times New Roman"/>
          <w:color w:val="000000" w:themeColor="text1"/>
          <w:sz w:val="20"/>
          <w:szCs w:val="20"/>
          <w14:textFill>
            <w14:solidFill>
              <w14:schemeClr w14:val="tx1"/>
            </w14:solidFill>
          </w14:textFill>
        </w:rPr>
      </w:pPr>
    </w:p>
    <w:tbl>
      <w:tblPr>
        <w:tblStyle w:val="7"/>
        <w:tblW w:w="11351" w:type="dxa"/>
        <w:tblCellSpacing w:w="15" w:type="dxa"/>
        <w:tblInd w:w="-1703" w:type="dxa"/>
        <w:tblBorders>
          <w:top w:val="single" w:color="auto" w:sz="6" w:space="0"/>
          <w:left w:val="single" w:color="auto" w:sz="6"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788"/>
        <w:gridCol w:w="3775"/>
        <w:gridCol w:w="3788"/>
      </w:tblGrid>
      <w:tr w14:paraId="3DDA8E66">
        <w:tblPrEx>
          <w:tblBorders>
            <w:top w:val="single" w:color="auto" w:sz="6" w:space="0"/>
            <w:left w:val="single" w:color="auto" w:sz="6"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421" w:hRule="atLeast"/>
          <w:tblCellSpacing w:w="15" w:type="dxa"/>
        </w:trPr>
        <w:tc>
          <w:tcPr>
            <w:tcW w:w="3743" w:type="dxa"/>
            <w:tcBorders>
              <w:top w:val="single" w:color="auto" w:sz="2" w:space="0"/>
              <w:left w:val="single" w:color="auto" w:sz="2" w:space="0"/>
              <w:bottom w:val="single" w:color="auto" w:sz="6" w:space="0"/>
              <w:right w:val="single" w:color="auto" w:sz="6" w:space="0"/>
            </w:tcBorders>
            <w:shd w:val="clear" w:color="auto" w:fill="FFFFFF"/>
            <w:vAlign w:val="bottom"/>
          </w:tcPr>
          <w:p w14:paraId="2E213833">
            <w:pPr>
              <w:pStyle w:val="12"/>
              <w:jc w:val="center"/>
              <w:textAlignment w:val="baseline"/>
              <w:rPr>
                <w:color w:val="000000" w:themeColor="text1"/>
                <w:sz w:val="20"/>
                <w:szCs w:val="20"/>
                <w14:textFill>
                  <w14:solidFill>
                    <w14:schemeClr w14:val="tx1"/>
                  </w14:solidFill>
                </w14:textFill>
              </w:rPr>
            </w:pPr>
            <w:r>
              <w:rPr>
                <w:rStyle w:val="13"/>
                <w:color w:val="000000" w:themeColor="text1"/>
                <w:sz w:val="20"/>
                <w:szCs w:val="20"/>
                <w14:textFill>
                  <w14:solidFill>
                    <w14:schemeClr w14:val="tx1"/>
                  </w14:solidFill>
                </w14:textFill>
              </w:rPr>
              <w:t>S0</w:t>
            </w:r>
          </w:p>
        </w:tc>
        <w:tc>
          <w:tcPr>
            <w:tcW w:w="3745" w:type="dxa"/>
            <w:tcBorders>
              <w:top w:val="single" w:color="auto" w:sz="2" w:space="0"/>
              <w:left w:val="single" w:color="auto" w:sz="2" w:space="0"/>
              <w:bottom w:val="single" w:color="auto" w:sz="6" w:space="0"/>
              <w:right w:val="single" w:color="auto" w:sz="6" w:space="0"/>
            </w:tcBorders>
            <w:shd w:val="clear" w:color="auto" w:fill="FFFFFF"/>
            <w:vAlign w:val="bottom"/>
          </w:tcPr>
          <w:p w14:paraId="4B75BC84">
            <w:pPr>
              <w:jc w:val="center"/>
              <w:rPr>
                <w:rFonts w:ascii="Times New Roman" w:hAnsi="Times New Roman" w:cs="Times New Roman"/>
                <w:color w:val="000000" w:themeColor="text1"/>
                <w:sz w:val="20"/>
                <w:szCs w:val="20"/>
                <w14:textFill>
                  <w14:solidFill>
                    <w14:schemeClr w14:val="tx1"/>
                  </w14:solidFill>
                </w14:textFill>
              </w:rPr>
            </w:pPr>
            <w:r>
              <w:rPr>
                <w:rStyle w:val="13"/>
                <w:rFonts w:ascii="Times New Roman" w:hAnsi="Times New Roman" w:cs="Times New Roman"/>
                <w:color w:val="000000" w:themeColor="text1"/>
                <w:sz w:val="20"/>
                <w:szCs w:val="20"/>
                <w14:textFill>
                  <w14:solidFill>
                    <w14:schemeClr w14:val="tx1"/>
                  </w14:solidFill>
                </w14:textFill>
              </w:rPr>
              <w:t>S1</w:t>
            </w:r>
          </w:p>
        </w:tc>
        <w:tc>
          <w:tcPr>
            <w:tcW w:w="3743" w:type="dxa"/>
            <w:tcBorders>
              <w:top w:val="single" w:color="auto" w:sz="2" w:space="0"/>
              <w:left w:val="single" w:color="auto" w:sz="2" w:space="0"/>
              <w:bottom w:val="single" w:color="auto" w:sz="6" w:space="0"/>
              <w:right w:val="single" w:color="auto" w:sz="6" w:space="0"/>
            </w:tcBorders>
            <w:shd w:val="clear" w:color="auto" w:fill="FFFFFF"/>
            <w:vAlign w:val="bottom"/>
          </w:tcPr>
          <w:p w14:paraId="7ECDF26F">
            <w:pPr>
              <w:pStyle w:val="12"/>
              <w:jc w:val="center"/>
              <w:textAlignment w:val="baseline"/>
              <w:rPr>
                <w:color w:val="000000" w:themeColor="text1"/>
                <w:sz w:val="20"/>
                <w:szCs w:val="20"/>
                <w14:textFill>
                  <w14:solidFill>
                    <w14:schemeClr w14:val="tx1"/>
                  </w14:solidFill>
                </w14:textFill>
              </w:rPr>
            </w:pPr>
            <w:r>
              <w:rPr>
                <w:rStyle w:val="13"/>
                <w:color w:val="000000" w:themeColor="text1"/>
                <w:sz w:val="20"/>
                <w:szCs w:val="20"/>
                <w14:textFill>
                  <w14:solidFill>
                    <w14:schemeClr w14:val="tx1"/>
                  </w14:solidFill>
                </w14:textFill>
              </w:rPr>
              <w:t>Mode of Operation</w:t>
            </w:r>
          </w:p>
        </w:tc>
      </w:tr>
      <w:tr w14:paraId="30606224">
        <w:tblPrEx>
          <w:tblBorders>
            <w:top w:val="single" w:color="auto" w:sz="6" w:space="0"/>
            <w:left w:val="single" w:color="auto" w:sz="6"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543" w:hRule="atLeast"/>
          <w:tblCellSpacing w:w="15" w:type="dxa"/>
        </w:trPr>
        <w:tc>
          <w:tcPr>
            <w:tcW w:w="3743" w:type="dxa"/>
            <w:tcBorders>
              <w:top w:val="single" w:color="auto" w:sz="2" w:space="0"/>
              <w:left w:val="single" w:color="auto" w:sz="2" w:space="0"/>
              <w:bottom w:val="single" w:color="auto" w:sz="6" w:space="0"/>
              <w:right w:val="single" w:color="auto" w:sz="6" w:space="0"/>
            </w:tcBorders>
            <w:shd w:val="clear" w:color="auto" w:fill="FFFFFF"/>
            <w:vAlign w:val="bottom"/>
          </w:tcPr>
          <w:p w14:paraId="0495C57C">
            <w:pPr>
              <w:pStyle w:val="12"/>
              <w:spacing w:after="360"/>
              <w:jc w:val="center"/>
              <w:textAlignment w:val="baseline"/>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3745" w:type="dxa"/>
            <w:tcBorders>
              <w:top w:val="single" w:color="auto" w:sz="2" w:space="0"/>
              <w:left w:val="single" w:color="auto" w:sz="2" w:space="0"/>
              <w:bottom w:val="single" w:color="auto" w:sz="6" w:space="0"/>
              <w:right w:val="single" w:color="auto" w:sz="6" w:space="0"/>
            </w:tcBorders>
            <w:shd w:val="clear" w:color="auto" w:fill="FFFFFF"/>
            <w:vAlign w:val="bottom"/>
          </w:tcPr>
          <w:p w14:paraId="00C5E524">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3743" w:type="dxa"/>
            <w:tcBorders>
              <w:top w:val="single" w:color="auto" w:sz="2" w:space="0"/>
              <w:left w:val="single" w:color="auto" w:sz="2" w:space="0"/>
              <w:bottom w:val="single" w:color="auto" w:sz="6" w:space="0"/>
              <w:right w:val="single" w:color="auto" w:sz="6" w:space="0"/>
            </w:tcBorders>
            <w:shd w:val="clear" w:color="auto" w:fill="FFFFFF"/>
            <w:vAlign w:val="bottom"/>
          </w:tcPr>
          <w:p w14:paraId="42F4474E">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Locked state (No change)</w:t>
            </w:r>
          </w:p>
        </w:tc>
      </w:tr>
      <w:tr w14:paraId="48AF4D2B">
        <w:tblPrEx>
          <w:tblBorders>
            <w:top w:val="single" w:color="auto" w:sz="6" w:space="0"/>
            <w:left w:val="single" w:color="auto" w:sz="6"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543" w:hRule="atLeast"/>
          <w:tblCellSpacing w:w="15" w:type="dxa"/>
        </w:trPr>
        <w:tc>
          <w:tcPr>
            <w:tcW w:w="3743" w:type="dxa"/>
            <w:tcBorders>
              <w:top w:val="single" w:color="auto" w:sz="2" w:space="0"/>
              <w:left w:val="single" w:color="auto" w:sz="2" w:space="0"/>
              <w:bottom w:val="single" w:color="auto" w:sz="6" w:space="0"/>
              <w:right w:val="single" w:color="auto" w:sz="6" w:space="0"/>
            </w:tcBorders>
            <w:shd w:val="clear" w:color="auto" w:fill="FFFFFF"/>
            <w:vAlign w:val="bottom"/>
          </w:tcPr>
          <w:p w14:paraId="7CA1C61B">
            <w:pPr>
              <w:pStyle w:val="12"/>
              <w:spacing w:after="360"/>
              <w:jc w:val="center"/>
              <w:textAlignment w:val="baseline"/>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0</w:t>
            </w:r>
          </w:p>
        </w:tc>
        <w:tc>
          <w:tcPr>
            <w:tcW w:w="3745" w:type="dxa"/>
            <w:tcBorders>
              <w:top w:val="single" w:color="auto" w:sz="2" w:space="0"/>
              <w:left w:val="single" w:color="auto" w:sz="2" w:space="0"/>
              <w:bottom w:val="single" w:color="auto" w:sz="6" w:space="0"/>
              <w:right w:val="single" w:color="auto" w:sz="6" w:space="0"/>
            </w:tcBorders>
            <w:shd w:val="clear" w:color="auto" w:fill="FFFFFF"/>
            <w:vAlign w:val="bottom"/>
          </w:tcPr>
          <w:p w14:paraId="653A0180">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3743" w:type="dxa"/>
            <w:tcBorders>
              <w:top w:val="single" w:color="auto" w:sz="2" w:space="0"/>
              <w:left w:val="single" w:color="auto" w:sz="2" w:space="0"/>
              <w:bottom w:val="single" w:color="auto" w:sz="6" w:space="0"/>
              <w:right w:val="single" w:color="auto" w:sz="6" w:space="0"/>
            </w:tcBorders>
            <w:shd w:val="clear" w:color="auto" w:fill="FFFFFF"/>
            <w:vAlign w:val="bottom"/>
          </w:tcPr>
          <w:p w14:paraId="7D5889E7">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Shift-Left</w:t>
            </w:r>
          </w:p>
        </w:tc>
      </w:tr>
      <w:tr w14:paraId="5447D54C">
        <w:tblPrEx>
          <w:tblBorders>
            <w:top w:val="single" w:color="auto" w:sz="6" w:space="0"/>
            <w:left w:val="single" w:color="auto" w:sz="6"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543" w:hRule="atLeast"/>
          <w:tblCellSpacing w:w="15" w:type="dxa"/>
        </w:trPr>
        <w:tc>
          <w:tcPr>
            <w:tcW w:w="3743" w:type="dxa"/>
            <w:tcBorders>
              <w:top w:val="single" w:color="auto" w:sz="2" w:space="0"/>
              <w:left w:val="single" w:color="auto" w:sz="2" w:space="0"/>
              <w:bottom w:val="single" w:color="auto" w:sz="6" w:space="0"/>
              <w:right w:val="single" w:color="auto" w:sz="6" w:space="0"/>
            </w:tcBorders>
            <w:shd w:val="clear" w:color="auto" w:fill="FFFFFF"/>
            <w:vAlign w:val="bottom"/>
          </w:tcPr>
          <w:p w14:paraId="083033FB">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3745" w:type="dxa"/>
            <w:tcBorders>
              <w:top w:val="single" w:color="auto" w:sz="2" w:space="0"/>
              <w:left w:val="single" w:color="auto" w:sz="2" w:space="0"/>
              <w:bottom w:val="single" w:color="auto" w:sz="6" w:space="0"/>
              <w:right w:val="single" w:color="auto" w:sz="6" w:space="0"/>
            </w:tcBorders>
            <w:shd w:val="clear" w:color="auto" w:fill="FFFFFF"/>
            <w:vAlign w:val="bottom"/>
          </w:tcPr>
          <w:p w14:paraId="3C46D0FE">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0</w:t>
            </w:r>
          </w:p>
        </w:tc>
        <w:tc>
          <w:tcPr>
            <w:tcW w:w="3743" w:type="dxa"/>
            <w:tcBorders>
              <w:top w:val="single" w:color="auto" w:sz="2" w:space="0"/>
              <w:left w:val="single" w:color="auto" w:sz="2" w:space="0"/>
              <w:bottom w:val="single" w:color="auto" w:sz="6" w:space="0"/>
              <w:right w:val="single" w:color="auto" w:sz="6" w:space="0"/>
            </w:tcBorders>
            <w:shd w:val="clear" w:color="auto" w:fill="FFFFFF"/>
            <w:vAlign w:val="bottom"/>
          </w:tcPr>
          <w:p w14:paraId="03CC6B95">
            <w:pPr>
              <w:pStyle w:val="12"/>
              <w:spacing w:after="360"/>
              <w:jc w:val="center"/>
              <w:textAlignment w:val="baseline"/>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Shift-Right</w:t>
            </w:r>
          </w:p>
        </w:tc>
      </w:tr>
      <w:tr w14:paraId="0A8D9A02">
        <w:tblPrEx>
          <w:tblBorders>
            <w:top w:val="single" w:color="auto" w:sz="6" w:space="0"/>
            <w:left w:val="single" w:color="auto" w:sz="6"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543" w:hRule="atLeast"/>
          <w:tblCellSpacing w:w="15" w:type="dxa"/>
        </w:trPr>
        <w:tc>
          <w:tcPr>
            <w:tcW w:w="3743" w:type="dxa"/>
            <w:tcBorders>
              <w:top w:val="single" w:color="auto" w:sz="2" w:space="0"/>
              <w:left w:val="single" w:color="auto" w:sz="2" w:space="0"/>
              <w:bottom w:val="single" w:color="auto" w:sz="6" w:space="0"/>
              <w:right w:val="single" w:color="auto" w:sz="6" w:space="0"/>
            </w:tcBorders>
            <w:shd w:val="clear" w:color="auto" w:fill="FFFFFF"/>
            <w:vAlign w:val="bottom"/>
          </w:tcPr>
          <w:p w14:paraId="62CE97DA">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3745" w:type="dxa"/>
            <w:tcBorders>
              <w:top w:val="single" w:color="auto" w:sz="2" w:space="0"/>
              <w:left w:val="single" w:color="auto" w:sz="2" w:space="0"/>
              <w:bottom w:val="single" w:color="auto" w:sz="6" w:space="0"/>
              <w:right w:val="single" w:color="auto" w:sz="6" w:space="0"/>
            </w:tcBorders>
            <w:shd w:val="clear" w:color="auto" w:fill="FFFFFF"/>
            <w:vAlign w:val="bottom"/>
          </w:tcPr>
          <w:p w14:paraId="2AA47ED5">
            <w:pPr>
              <w:jc w:val="cente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1</w:t>
            </w:r>
          </w:p>
        </w:tc>
        <w:tc>
          <w:tcPr>
            <w:tcW w:w="3743" w:type="dxa"/>
            <w:tcBorders>
              <w:top w:val="single" w:color="auto" w:sz="2" w:space="0"/>
              <w:left w:val="single" w:color="auto" w:sz="2" w:space="0"/>
              <w:bottom w:val="single" w:color="auto" w:sz="6" w:space="0"/>
              <w:right w:val="single" w:color="auto" w:sz="6" w:space="0"/>
            </w:tcBorders>
            <w:shd w:val="clear" w:color="auto" w:fill="FFFFFF"/>
            <w:vAlign w:val="bottom"/>
          </w:tcPr>
          <w:p w14:paraId="03A275CB">
            <w:pPr>
              <w:pStyle w:val="12"/>
              <w:spacing w:after="360"/>
              <w:jc w:val="center"/>
              <w:textAlignment w:val="baseline"/>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Parallel Loading</w:t>
            </w:r>
          </w:p>
        </w:tc>
      </w:tr>
    </w:tbl>
    <w:p w14:paraId="7559E71C">
      <w:pPr>
        <w:pStyle w:val="12"/>
        <w:shd w:val="clear" w:color="auto" w:fill="FFFFFF"/>
        <w:spacing w:after="360"/>
        <w:textAlignment w:val="baseline"/>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From the above table, we can observe that this register operates in all modes with serial/parallel inputs using 4×1 multiplexers and flip-flops.</w:t>
      </w:r>
    </w:p>
    <w:p w14:paraId="150419B5">
      <w:pPr>
        <w:pStyle w:val="4"/>
        <w:shd w:val="clear" w:color="auto" w:fill="FFFFFF"/>
        <w:spacing w:before="0" w:after="24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Advantages</w:t>
      </w:r>
    </w:p>
    <w:p w14:paraId="595AE408">
      <w:pPr>
        <w:pStyle w:val="12"/>
        <w:shd w:val="clear" w:color="auto" w:fill="FFFFFF"/>
        <w:textAlignment w:val="baseline"/>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The </w:t>
      </w:r>
      <w:r>
        <w:rPr>
          <w:rStyle w:val="13"/>
          <w:color w:val="000000" w:themeColor="text1"/>
          <w:sz w:val="20"/>
          <w:szCs w:val="20"/>
          <w14:textFill>
            <w14:solidFill>
              <w14:schemeClr w14:val="tx1"/>
            </w14:solidFill>
          </w14:textFill>
        </w:rPr>
        <w:t>advantages of a universal shift register</w:t>
      </w:r>
      <w:r>
        <w:rPr>
          <w:color w:val="000000" w:themeColor="text1"/>
          <w:sz w:val="20"/>
          <w:szCs w:val="20"/>
          <w14:textFill>
            <w14:solidFill>
              <w14:schemeClr w14:val="tx1"/>
            </w14:solidFill>
          </w14:textFill>
        </w:rPr>
        <w:t> include the following.</w:t>
      </w:r>
    </w:p>
    <w:p w14:paraId="0EEAF85A">
      <w:pPr>
        <w:numPr>
          <w:ilvl w:val="0"/>
          <w:numId w:val="10"/>
        </w:numPr>
        <w:shd w:val="clear" w:color="auto" w:fill="FFFFFF"/>
        <w:suppressAutoHyphens w:val="0"/>
        <w:spacing w:after="0" w:line="240" w:lineRule="auto"/>
        <w:ind w:left="102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This register can perform 3 operations such as shift-left, shift-right, and parallel loading.</w:t>
      </w:r>
    </w:p>
    <w:p w14:paraId="67464852">
      <w:pPr>
        <w:numPr>
          <w:ilvl w:val="0"/>
          <w:numId w:val="10"/>
        </w:numPr>
        <w:shd w:val="clear" w:color="auto" w:fill="FFFFFF"/>
        <w:suppressAutoHyphens w:val="0"/>
        <w:spacing w:after="0" w:line="240" w:lineRule="auto"/>
        <w:ind w:left="102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Stores the data temporarily with in the register.</w:t>
      </w:r>
    </w:p>
    <w:p w14:paraId="0E515167">
      <w:pPr>
        <w:numPr>
          <w:ilvl w:val="0"/>
          <w:numId w:val="10"/>
        </w:numPr>
        <w:shd w:val="clear" w:color="auto" w:fill="FFFFFF"/>
        <w:suppressAutoHyphens w:val="0"/>
        <w:spacing w:after="0" w:line="240" w:lineRule="auto"/>
        <w:ind w:left="102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It can perform serial to parallel, parallel to serial, parallel to parallel and serial to serial operations.</w:t>
      </w:r>
    </w:p>
    <w:p w14:paraId="60AC8733">
      <w:pPr>
        <w:numPr>
          <w:ilvl w:val="0"/>
          <w:numId w:val="10"/>
        </w:numPr>
        <w:shd w:val="clear" w:color="auto" w:fill="FFFFFF"/>
        <w:suppressAutoHyphens w:val="0"/>
        <w:spacing w:after="0" w:line="240" w:lineRule="auto"/>
        <w:ind w:left="102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It can perform input-output operations in both the modes serial and parallel.</w:t>
      </w:r>
    </w:p>
    <w:p w14:paraId="55CBA4DD">
      <w:pPr>
        <w:numPr>
          <w:ilvl w:val="0"/>
          <w:numId w:val="10"/>
        </w:numPr>
        <w:shd w:val="clear" w:color="auto" w:fill="FFFFFF"/>
        <w:suppressAutoHyphens w:val="0"/>
        <w:spacing w:after="0" w:line="240" w:lineRule="auto"/>
        <w:ind w:left="102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 Combination of the unidirectional shift register and bidirectional shift register gives the universe shift register.</w:t>
      </w:r>
    </w:p>
    <w:p w14:paraId="00809D5D">
      <w:pPr>
        <w:numPr>
          <w:ilvl w:val="0"/>
          <w:numId w:val="10"/>
        </w:numPr>
        <w:shd w:val="clear" w:color="auto" w:fill="FFFFFF"/>
        <w:suppressAutoHyphens w:val="0"/>
        <w:spacing w:after="0" w:line="240" w:lineRule="auto"/>
        <w:ind w:left="102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This register acts as an interface between one device to another device to transfer the data.</w:t>
      </w:r>
    </w:p>
    <w:p w14:paraId="4DCA2134">
      <w:pPr>
        <w:pStyle w:val="4"/>
        <w:shd w:val="clear" w:color="auto" w:fill="FFFFFF"/>
        <w:spacing w:before="0" w:after="240"/>
        <w:textAlignment w:val="baseline"/>
        <w:rPr>
          <w:rFonts w:ascii="Times New Roman" w:hAnsi="Times New Roman" w:cs="Times New Roman"/>
          <w:color w:val="000000" w:themeColor="text1"/>
          <w:sz w:val="20"/>
          <w:szCs w:val="20"/>
          <w14:textFill>
            <w14:solidFill>
              <w14:schemeClr w14:val="tx1"/>
            </w14:solidFill>
          </w14:textFill>
        </w:rPr>
      </w:pPr>
    </w:p>
    <w:p w14:paraId="61219B8D">
      <w:pPr>
        <w:pStyle w:val="4"/>
        <w:shd w:val="clear" w:color="auto" w:fill="FFFFFF"/>
        <w:spacing w:before="0" w:after="24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Applications</w:t>
      </w:r>
    </w:p>
    <w:p w14:paraId="615954DA">
      <w:pPr>
        <w:pStyle w:val="12"/>
        <w:shd w:val="clear" w:color="auto" w:fill="FFFFFF"/>
        <w:textAlignment w:val="baseline"/>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The </w:t>
      </w:r>
      <w:r>
        <w:rPr>
          <w:rStyle w:val="13"/>
          <w:color w:val="000000" w:themeColor="text1"/>
          <w:sz w:val="20"/>
          <w:szCs w:val="20"/>
          <w14:textFill>
            <w14:solidFill>
              <w14:schemeClr w14:val="tx1"/>
            </w14:solidFill>
          </w14:textFill>
        </w:rPr>
        <w:t>applications of a universal shift register</w:t>
      </w:r>
      <w:r>
        <w:rPr>
          <w:color w:val="000000" w:themeColor="text1"/>
          <w:sz w:val="20"/>
          <w:szCs w:val="20"/>
          <w14:textFill>
            <w14:solidFill>
              <w14:schemeClr w14:val="tx1"/>
            </w14:solidFill>
          </w14:textFill>
        </w:rPr>
        <w:t> include the following.</w:t>
      </w:r>
    </w:p>
    <w:p w14:paraId="3B191253">
      <w:pPr>
        <w:numPr>
          <w:ilvl w:val="0"/>
          <w:numId w:val="11"/>
        </w:numPr>
        <w:shd w:val="clear" w:color="auto" w:fill="FFFFFF"/>
        <w:suppressAutoHyphens w:val="0"/>
        <w:spacing w:after="0" w:line="240" w:lineRule="auto"/>
        <w:ind w:left="102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Used in </w:t>
      </w:r>
      <w:r>
        <w:fldChar w:fldCharType="begin"/>
      </w:r>
      <w:r>
        <w:instrText xml:space="preserve"> HYPERLINK "https://www.elprocus.com/different-microcontrollers-used-in-automobiles/" \t "_blank" </w:instrText>
      </w:r>
      <w:r>
        <w:fldChar w:fldCharType="separate"/>
      </w:r>
      <w:r>
        <w:rPr>
          <w:rStyle w:val="11"/>
          <w:rFonts w:ascii="Times New Roman" w:hAnsi="Times New Roman" w:cs="Times New Roman"/>
          <w:color w:val="000000" w:themeColor="text1"/>
          <w:sz w:val="20"/>
          <w:szCs w:val="20"/>
          <w14:textFill>
            <w14:solidFill>
              <w14:schemeClr w14:val="tx1"/>
            </w14:solidFill>
          </w14:textFill>
        </w:rPr>
        <w:t>micro-controllers</w:t>
      </w:r>
      <w:r>
        <w:rPr>
          <w:rStyle w:val="11"/>
          <w:rFonts w:ascii="Times New Roman" w:hAnsi="Times New Roman" w:cs="Times New Roman"/>
          <w:color w:val="000000" w:themeColor="text1"/>
          <w:sz w:val="20"/>
          <w:szCs w:val="20"/>
          <w14:textFill>
            <w14:solidFill>
              <w14:schemeClr w14:val="tx1"/>
            </w14:solidFill>
          </w14:textFill>
        </w:rPr>
        <w:fldChar w:fldCharType="end"/>
      </w:r>
      <w:r>
        <w:rPr>
          <w:rFonts w:ascii="Times New Roman" w:hAnsi="Times New Roman" w:cs="Times New Roman"/>
          <w:color w:val="000000" w:themeColor="text1"/>
          <w:sz w:val="20"/>
          <w:szCs w:val="20"/>
          <w14:textFill>
            <w14:solidFill>
              <w14:schemeClr w14:val="tx1"/>
            </w14:solidFill>
          </w14:textFill>
        </w:rPr>
        <w:t> for I/O expansion</w:t>
      </w:r>
    </w:p>
    <w:p w14:paraId="4BE0DFE8">
      <w:pPr>
        <w:numPr>
          <w:ilvl w:val="0"/>
          <w:numId w:val="11"/>
        </w:numPr>
        <w:shd w:val="clear" w:color="auto" w:fill="FFFFFF"/>
        <w:suppressAutoHyphens w:val="0"/>
        <w:spacing w:after="0" w:line="240" w:lineRule="auto"/>
        <w:ind w:left="102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Used as a serial-to-serial converter</w:t>
      </w:r>
    </w:p>
    <w:p w14:paraId="0CFA9463">
      <w:pPr>
        <w:numPr>
          <w:ilvl w:val="0"/>
          <w:numId w:val="11"/>
        </w:numPr>
        <w:shd w:val="clear" w:color="auto" w:fill="FFFFFF"/>
        <w:suppressAutoHyphens w:val="0"/>
        <w:spacing w:after="0" w:line="240" w:lineRule="auto"/>
        <w:ind w:left="102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Used as a parallel-to-parallel data converter</w:t>
      </w:r>
    </w:p>
    <w:p w14:paraId="041B49EC">
      <w:pPr>
        <w:numPr>
          <w:ilvl w:val="0"/>
          <w:numId w:val="11"/>
        </w:numPr>
        <w:shd w:val="clear" w:color="auto" w:fill="FFFFFF"/>
        <w:suppressAutoHyphens w:val="0"/>
        <w:spacing w:after="0" w:line="240" w:lineRule="auto"/>
        <w:ind w:left="102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Used as a serial-to-parallel data converter.</w:t>
      </w:r>
    </w:p>
    <w:p w14:paraId="25EF9FCE">
      <w:pPr>
        <w:numPr>
          <w:ilvl w:val="0"/>
          <w:numId w:val="11"/>
        </w:numPr>
        <w:shd w:val="clear" w:color="auto" w:fill="FFFFFF"/>
        <w:suppressAutoHyphens w:val="0"/>
        <w:spacing w:after="0" w:line="240" w:lineRule="auto"/>
        <w:ind w:left="102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Used in serial – to – serial data transfer</w:t>
      </w:r>
    </w:p>
    <w:p w14:paraId="74D256BB">
      <w:pPr>
        <w:numPr>
          <w:ilvl w:val="0"/>
          <w:numId w:val="11"/>
        </w:numPr>
        <w:shd w:val="clear" w:color="auto" w:fill="FFFFFF"/>
        <w:suppressAutoHyphens w:val="0"/>
        <w:spacing w:after="0" w:line="240" w:lineRule="auto"/>
        <w:ind w:left="102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Used in parallel data transfer.</w:t>
      </w:r>
    </w:p>
    <w:p w14:paraId="44564D47">
      <w:pPr>
        <w:numPr>
          <w:ilvl w:val="0"/>
          <w:numId w:val="11"/>
        </w:numPr>
        <w:shd w:val="clear" w:color="auto" w:fill="FFFFFF"/>
        <w:suppressAutoHyphens w:val="0"/>
        <w:spacing w:after="0" w:line="240" w:lineRule="auto"/>
        <w:ind w:left="102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Used as a memory element in digital electronics like computers.</w:t>
      </w:r>
    </w:p>
    <w:p w14:paraId="3DDF74AF">
      <w:pPr>
        <w:numPr>
          <w:ilvl w:val="0"/>
          <w:numId w:val="11"/>
        </w:numPr>
        <w:shd w:val="clear" w:color="auto" w:fill="FFFFFF"/>
        <w:suppressAutoHyphens w:val="0"/>
        <w:spacing w:after="0" w:line="240" w:lineRule="auto"/>
        <w:ind w:left="102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Used in time delay applications</w:t>
      </w:r>
    </w:p>
    <w:p w14:paraId="408C39E3">
      <w:pPr>
        <w:numPr>
          <w:ilvl w:val="0"/>
          <w:numId w:val="11"/>
        </w:numPr>
        <w:shd w:val="clear" w:color="auto" w:fill="FFFFFF"/>
        <w:suppressAutoHyphens w:val="0"/>
        <w:spacing w:after="0" w:line="240" w:lineRule="auto"/>
        <w:ind w:left="102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Used as frequency counters, binary counters, and Digital clocks</w:t>
      </w:r>
    </w:p>
    <w:p w14:paraId="5E958AE9">
      <w:pPr>
        <w:numPr>
          <w:ilvl w:val="0"/>
          <w:numId w:val="11"/>
        </w:numPr>
        <w:shd w:val="clear" w:color="auto" w:fill="FFFFFF"/>
        <w:suppressAutoHyphens w:val="0"/>
        <w:spacing w:after="0" w:line="240" w:lineRule="auto"/>
        <w:ind w:left="1020"/>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Used in data manipulation applications.</w:t>
      </w:r>
    </w:p>
    <w:p w14:paraId="57D3EC1A">
      <w:pPr>
        <w:rPr>
          <w:rFonts w:ascii="Times New Roman" w:hAnsi="Times New Roman" w:cs="Times New Roman"/>
          <w:color w:val="000000" w:themeColor="text1"/>
          <w:sz w:val="20"/>
          <w:szCs w:val="20"/>
          <w14:textFill>
            <w14:solidFill>
              <w14:schemeClr w14:val="tx1"/>
            </w14:solidFill>
          </w14:textFill>
        </w:rPr>
      </w:pPr>
    </w:p>
    <w:p w14:paraId="01F6BD26">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RESULT:</w:t>
      </w:r>
      <w:r>
        <w:rPr>
          <w:rFonts w:ascii="Times New Roman" w:hAnsi="Times New Roman" w:cs="Times New Roman"/>
          <w:color w:val="000000" w:themeColor="text1"/>
          <w:sz w:val="20"/>
          <w:szCs w:val="20"/>
          <w14:textFill>
            <w14:solidFill>
              <w14:schemeClr w14:val="tx1"/>
            </w14:solidFill>
          </w14:textFill>
        </w:rPr>
        <w:t xml:space="preserve"> Implementation of 4-bit Universal Shift Register is done successfully.</w:t>
      </w:r>
    </w:p>
    <w:p w14:paraId="01E3CB8F">
      <w:pPr>
        <w:rPr>
          <w:rFonts w:ascii="Times New Roman" w:hAnsi="Times New Roman" w:cs="Times New Roman"/>
          <w:color w:val="000000" w:themeColor="text1"/>
          <w:sz w:val="20"/>
          <w:szCs w:val="20"/>
          <w14:textFill>
            <w14:solidFill>
              <w14:schemeClr w14:val="tx1"/>
            </w14:solidFill>
          </w14:textFill>
        </w:rPr>
      </w:pPr>
    </w:p>
    <w:p w14:paraId="229604A2">
      <w:pPr>
        <w:rPr>
          <w:rFonts w:ascii="Times New Roman" w:hAnsi="Times New Roman" w:cs="Times New Roman"/>
          <w:color w:val="000000" w:themeColor="text1"/>
          <w:sz w:val="20"/>
          <w:szCs w:val="20"/>
          <w14:textFill>
            <w14:solidFill>
              <w14:schemeClr w14:val="tx1"/>
            </w14:solidFill>
          </w14:textFill>
        </w:rPr>
      </w:pPr>
    </w:p>
    <w:p w14:paraId="4FFC18A8">
      <w:pPr>
        <w:rPr>
          <w:rFonts w:ascii="Times New Roman" w:hAnsi="Times New Roman" w:cs="Times New Roman"/>
          <w:color w:val="000000" w:themeColor="text1"/>
          <w:sz w:val="20"/>
          <w:szCs w:val="20"/>
          <w14:textFill>
            <w14:solidFill>
              <w14:schemeClr w14:val="tx1"/>
            </w14:solidFill>
          </w14:textFill>
        </w:rPr>
      </w:pPr>
    </w:p>
    <w:p w14:paraId="72943FA2">
      <w:pPr>
        <w:rPr>
          <w:rFonts w:ascii="Times New Roman" w:hAnsi="Times New Roman" w:cs="Times New Roman"/>
          <w:color w:val="000000" w:themeColor="text1"/>
          <w:sz w:val="20"/>
          <w:szCs w:val="20"/>
          <w14:textFill>
            <w14:solidFill>
              <w14:schemeClr w14:val="tx1"/>
            </w14:solidFill>
          </w14:textFill>
        </w:rPr>
      </w:pPr>
    </w:p>
    <w:p w14:paraId="695714E7">
      <w:pPr>
        <w:rPr>
          <w:rFonts w:ascii="Times New Roman" w:hAnsi="Times New Roman" w:cs="Times New Roman"/>
          <w:color w:val="000000" w:themeColor="text1"/>
          <w:sz w:val="20"/>
          <w:szCs w:val="20"/>
          <w14:textFill>
            <w14:solidFill>
              <w14:schemeClr w14:val="tx1"/>
            </w14:solidFill>
          </w14:textFill>
        </w:rPr>
      </w:pPr>
    </w:p>
    <w:p w14:paraId="768D4119">
      <w:pPr>
        <w:rPr>
          <w:rFonts w:ascii="Times New Roman" w:hAnsi="Times New Roman" w:cs="Times New Roman"/>
          <w:color w:val="000000" w:themeColor="text1"/>
          <w:sz w:val="20"/>
          <w:szCs w:val="20"/>
          <w14:textFill>
            <w14:solidFill>
              <w14:schemeClr w14:val="tx1"/>
            </w14:solidFill>
          </w14:textFill>
        </w:rPr>
      </w:pPr>
    </w:p>
    <w:p w14:paraId="4610B4DC">
      <w:pPr>
        <w:rPr>
          <w:rFonts w:ascii="Times New Roman" w:hAnsi="Times New Roman" w:cs="Times New Roman"/>
          <w:color w:val="000000" w:themeColor="text1"/>
          <w:sz w:val="20"/>
          <w:szCs w:val="20"/>
          <w14:textFill>
            <w14:solidFill>
              <w14:schemeClr w14:val="tx1"/>
            </w14:solidFill>
          </w14:textFill>
        </w:rPr>
      </w:pPr>
    </w:p>
    <w:p w14:paraId="6C746465">
      <w:pPr>
        <w:rPr>
          <w:rFonts w:ascii="Times New Roman" w:hAnsi="Times New Roman" w:cs="Times New Roman"/>
          <w:color w:val="000000" w:themeColor="text1"/>
          <w:sz w:val="20"/>
          <w:szCs w:val="20"/>
          <w14:textFill>
            <w14:solidFill>
              <w14:schemeClr w14:val="tx1"/>
            </w14:solidFill>
          </w14:textFill>
        </w:rPr>
      </w:pPr>
    </w:p>
    <w:p w14:paraId="531FDB8F">
      <w:pPr>
        <w:rPr>
          <w:rFonts w:ascii="Times New Roman" w:hAnsi="Times New Roman" w:cs="Times New Roman"/>
          <w:color w:val="000000" w:themeColor="text1"/>
          <w:sz w:val="20"/>
          <w:szCs w:val="20"/>
          <w14:textFill>
            <w14:solidFill>
              <w14:schemeClr w14:val="tx1"/>
            </w14:solidFill>
          </w14:textFill>
        </w:rPr>
      </w:pPr>
    </w:p>
    <w:p w14:paraId="3E364E63">
      <w:pPr>
        <w:rPr>
          <w:rFonts w:ascii="Times New Roman" w:hAnsi="Times New Roman" w:cs="Times New Roman"/>
          <w:color w:val="000000" w:themeColor="text1"/>
          <w:sz w:val="20"/>
          <w:szCs w:val="20"/>
          <w14:textFill>
            <w14:solidFill>
              <w14:schemeClr w14:val="tx1"/>
            </w14:solidFill>
          </w14:textFill>
        </w:rPr>
      </w:pPr>
    </w:p>
    <w:p w14:paraId="31ACEA2C">
      <w:pPr>
        <w:rPr>
          <w:rFonts w:ascii="Times New Roman" w:hAnsi="Times New Roman" w:cs="Times New Roman"/>
          <w:color w:val="000000" w:themeColor="text1"/>
          <w:sz w:val="20"/>
          <w:szCs w:val="20"/>
          <w14:textFill>
            <w14:solidFill>
              <w14:schemeClr w14:val="tx1"/>
            </w14:solidFill>
          </w14:textFill>
        </w:rPr>
      </w:pPr>
    </w:p>
    <w:p w14:paraId="14994B0B">
      <w:pPr>
        <w:rPr>
          <w:rFonts w:ascii="Times New Roman" w:hAnsi="Times New Roman" w:cs="Times New Roman"/>
          <w:color w:val="000000" w:themeColor="text1"/>
          <w:sz w:val="20"/>
          <w:szCs w:val="20"/>
          <w14:textFill>
            <w14:solidFill>
              <w14:schemeClr w14:val="tx1"/>
            </w14:solidFill>
          </w14:textFill>
        </w:rPr>
      </w:pPr>
    </w:p>
    <w:p w14:paraId="5D0719FC">
      <w:pPr>
        <w:rPr>
          <w:rFonts w:ascii="Times New Roman" w:hAnsi="Times New Roman" w:cs="Times New Roman"/>
          <w:color w:val="000000" w:themeColor="text1"/>
          <w:sz w:val="20"/>
          <w:szCs w:val="20"/>
          <w14:textFill>
            <w14:solidFill>
              <w14:schemeClr w14:val="tx1"/>
            </w14:solidFill>
          </w14:textFill>
        </w:rPr>
      </w:pPr>
    </w:p>
    <w:p w14:paraId="6E52F774">
      <w:pPr>
        <w:rPr>
          <w:rFonts w:ascii="Times New Roman" w:hAnsi="Times New Roman" w:cs="Times New Roman"/>
          <w:color w:val="000000" w:themeColor="text1"/>
          <w:sz w:val="20"/>
          <w:szCs w:val="20"/>
          <w14:textFill>
            <w14:solidFill>
              <w14:schemeClr w14:val="tx1"/>
            </w14:solidFill>
          </w14:textFill>
        </w:rPr>
      </w:pPr>
    </w:p>
    <w:p w14:paraId="1F2BD65B">
      <w:pPr>
        <w:rPr>
          <w:rFonts w:ascii="Times New Roman" w:hAnsi="Times New Roman" w:cs="Times New Roman"/>
          <w:color w:val="000000" w:themeColor="text1"/>
          <w:sz w:val="20"/>
          <w:szCs w:val="20"/>
          <w14:textFill>
            <w14:solidFill>
              <w14:schemeClr w14:val="tx1"/>
            </w14:solidFill>
          </w14:textFill>
        </w:rPr>
      </w:pPr>
    </w:p>
    <w:p w14:paraId="61B3A5D4">
      <w:pPr>
        <w:rPr>
          <w:rFonts w:ascii="Times New Roman" w:hAnsi="Times New Roman" w:cs="Times New Roman"/>
          <w:color w:val="000000" w:themeColor="text1"/>
          <w:sz w:val="20"/>
          <w:szCs w:val="20"/>
          <w14:textFill>
            <w14:solidFill>
              <w14:schemeClr w14:val="tx1"/>
            </w14:solidFill>
          </w14:textFill>
        </w:rPr>
      </w:pPr>
    </w:p>
    <w:p w14:paraId="10496178">
      <w:pPr>
        <w:rPr>
          <w:rFonts w:ascii="Times New Roman" w:hAnsi="Times New Roman" w:cs="Times New Roman"/>
          <w:color w:val="000000" w:themeColor="text1"/>
          <w:sz w:val="20"/>
          <w:szCs w:val="20"/>
          <w14:textFill>
            <w14:solidFill>
              <w14:schemeClr w14:val="tx1"/>
            </w14:solidFill>
          </w14:textFill>
        </w:rPr>
      </w:pPr>
    </w:p>
    <w:p w14:paraId="5954F59B">
      <w:pPr>
        <w:rPr>
          <w:rFonts w:ascii="Times New Roman" w:hAnsi="Times New Roman" w:cs="Times New Roman"/>
          <w:color w:val="000000" w:themeColor="text1"/>
          <w:sz w:val="20"/>
          <w:szCs w:val="20"/>
          <w14:textFill>
            <w14:solidFill>
              <w14:schemeClr w14:val="tx1"/>
            </w14:solidFill>
          </w14:textFill>
        </w:rPr>
      </w:pPr>
    </w:p>
    <w:p w14:paraId="7AC39893">
      <w:pPr>
        <w:rPr>
          <w:rFonts w:ascii="Times New Roman" w:hAnsi="Times New Roman" w:cs="Times New Roman"/>
          <w:color w:val="000000" w:themeColor="text1"/>
          <w:sz w:val="20"/>
          <w:szCs w:val="20"/>
          <w14:textFill>
            <w14:solidFill>
              <w14:schemeClr w14:val="tx1"/>
            </w14:solidFill>
          </w14:textFill>
        </w:rPr>
      </w:pPr>
    </w:p>
    <w:p w14:paraId="5D4D2812">
      <w:pPr>
        <w:rPr>
          <w:rFonts w:ascii="Times New Roman" w:hAnsi="Times New Roman" w:cs="Times New Roman"/>
          <w:color w:val="000000" w:themeColor="text1"/>
          <w:sz w:val="20"/>
          <w:szCs w:val="20"/>
          <w14:textFill>
            <w14:solidFill>
              <w14:schemeClr w14:val="tx1"/>
            </w14:solidFill>
          </w14:textFill>
        </w:rPr>
      </w:pPr>
    </w:p>
    <w:p w14:paraId="50C4E678">
      <w:pPr>
        <w:rPr>
          <w:rFonts w:ascii="Times New Roman" w:hAnsi="Times New Roman" w:cs="Times New Roman"/>
          <w:color w:val="000000" w:themeColor="text1"/>
          <w:sz w:val="20"/>
          <w:szCs w:val="20"/>
          <w14:textFill>
            <w14:solidFill>
              <w14:schemeClr w14:val="tx1"/>
            </w14:solidFill>
          </w14:textFill>
        </w:rPr>
      </w:pPr>
    </w:p>
    <w:p w14:paraId="64F32507">
      <w:pPr>
        <w:jc w:val="center"/>
        <w:rPr>
          <w:rFonts w:ascii="Times New Roman" w:hAnsi="Times New Roman" w:cs="Times New Roman"/>
          <w:b/>
          <w:bCs/>
          <w:color w:val="000000" w:themeColor="text1"/>
          <w:sz w:val="20"/>
          <w:szCs w:val="20"/>
          <w:u w:val="single"/>
          <w14:textFill>
            <w14:solidFill>
              <w14:schemeClr w14:val="tx1"/>
            </w14:solidFill>
          </w14:textFill>
        </w:rPr>
      </w:pPr>
      <w:r>
        <w:rPr>
          <w:rFonts w:ascii="Times New Roman" w:hAnsi="Times New Roman" w:cs="Times New Roman"/>
          <w:b/>
          <w:bCs/>
          <w:color w:val="000000" w:themeColor="text1"/>
          <w:sz w:val="20"/>
          <w:szCs w:val="20"/>
          <w:u w:val="single"/>
          <w14:textFill>
            <w14:solidFill>
              <w14:schemeClr w14:val="tx1"/>
            </w14:solidFill>
          </w14:textFill>
        </w:rPr>
        <w:t>Experiment 10</w:t>
      </w:r>
    </w:p>
    <w:p w14:paraId="4B5EC479">
      <w:pPr>
        <w:rPr>
          <w:rFonts w:ascii="Times New Roman" w:hAnsi="Times New Roman" w:cs="Times New Roman"/>
          <w:b/>
          <w:bCs/>
          <w:color w:val="000000" w:themeColor="text1"/>
          <w:sz w:val="20"/>
          <w:szCs w:val="20"/>
          <w14:textFill>
            <w14:solidFill>
              <w14:schemeClr w14:val="tx1"/>
            </w14:solidFill>
          </w14:textFill>
        </w:rPr>
      </w:pPr>
    </w:p>
    <w:p w14:paraId="4EC56862">
      <w:pPr>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AIM:</w:t>
      </w:r>
      <w:r>
        <w:rPr>
          <w:rFonts w:ascii="Times New Roman" w:hAnsi="Times New Roman" w:cs="Times New Roman"/>
          <w:color w:val="000000" w:themeColor="text1"/>
          <w:sz w:val="20"/>
          <w:szCs w:val="20"/>
          <w14:textFill>
            <w14:solidFill>
              <w14:schemeClr w14:val="tx1"/>
            </w14:solidFill>
          </w14:textFill>
        </w:rPr>
        <w:t xml:space="preserve"> Design of an 4-bit ARITHMETIC LOGIC UNIT.</w:t>
      </w:r>
    </w:p>
    <w:p w14:paraId="4155F3E0">
      <w:pPr>
        <w:pStyle w:val="12"/>
        <w:textAlignment w:val="baseline"/>
        <w:rPr>
          <w:b/>
          <w:bCs/>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THEORY:</w:t>
      </w:r>
    </w:p>
    <w:p w14:paraId="082FC7D8">
      <w:pPr>
        <w:pStyle w:val="12"/>
        <w:textAlignment w:val="baseline"/>
        <w:rPr>
          <w:b/>
          <w:bCs/>
          <w:color w:val="000000" w:themeColor="text1"/>
          <w:sz w:val="20"/>
          <w:szCs w:val="20"/>
          <w14:textFill>
            <w14:solidFill>
              <w14:schemeClr w14:val="tx1"/>
            </w14:solidFill>
          </w14:textFill>
        </w:rPr>
      </w:pPr>
    </w:p>
    <w:p w14:paraId="5C485F3F">
      <w:pPr>
        <w:pStyle w:val="12"/>
        <w:textAlignment w:val="baseline"/>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Design of ALU:</w:t>
      </w:r>
    </w:p>
    <w:p w14:paraId="393B2DB9">
      <w:pPr>
        <w:pStyle w:val="12"/>
        <w:textAlignment w:val="baseline"/>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ALU or Arithmetic Logical Unit is a digital circuit to do arithmetic operations like addition, subtraction,division, multiplication and logical oparations like and, or, xor, nand, nor etc. A simple block diagram of a 4 bit ALU for operations and,or,xor and Add is shown here :</w:t>
      </w:r>
    </w:p>
    <w:p w14:paraId="2E55EB99">
      <w:pPr>
        <w:shd w:val="clear" w:color="auto" w:fill="012943"/>
        <w:jc w:val="center"/>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drawing>
          <wp:inline distT="0" distB="0" distL="0" distR="0">
            <wp:extent cx="5943600" cy="44684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5943600" cy="4468495"/>
                    </a:xfrm>
                    <a:prstGeom prst="rect">
                      <a:avLst/>
                    </a:prstGeom>
                    <a:noFill/>
                    <a:ln>
                      <a:noFill/>
                    </a:ln>
                  </pic:spPr>
                </pic:pic>
              </a:graphicData>
            </a:graphic>
          </wp:inline>
        </w:drawing>
      </w:r>
    </w:p>
    <w:p w14:paraId="313C1ACF">
      <w:pPr>
        <w:pStyle w:val="12"/>
        <w:textAlignment w:val="baseline"/>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The 4-bit ALU block is combined using 4 1-bit ALU block</w:t>
      </w:r>
    </w:p>
    <w:p w14:paraId="350E8761">
      <w:pPr>
        <w:pStyle w:val="3"/>
        <w:spacing w:before="0"/>
        <w:ind w:left="600"/>
        <w:textAlignment w:val="baseline"/>
        <w:rPr>
          <w:rStyle w:val="13"/>
          <w:rFonts w:cs="Times New Roman"/>
          <w:b/>
          <w:bCs/>
          <w:color w:val="000000" w:themeColor="text1"/>
          <w:sz w:val="20"/>
          <w:szCs w:val="20"/>
          <w14:textFill>
            <w14:solidFill>
              <w14:schemeClr w14:val="tx1"/>
            </w14:solidFill>
          </w14:textFill>
        </w:rPr>
      </w:pPr>
    </w:p>
    <w:p w14:paraId="1E497824"/>
    <w:p w14:paraId="2F215706"/>
    <w:p w14:paraId="000BCAF8"/>
    <w:p w14:paraId="54A88A46"/>
    <w:p w14:paraId="69DD42F3">
      <w:pPr>
        <w:pStyle w:val="3"/>
        <w:spacing w:before="0"/>
        <w:ind w:left="600"/>
        <w:textAlignment w:val="baseline"/>
        <w:rPr>
          <w:rFonts w:cs="Times New Roman"/>
          <w:b w:val="0"/>
          <w:bCs w:val="0"/>
          <w:color w:val="000000" w:themeColor="text1"/>
          <w:sz w:val="20"/>
          <w:szCs w:val="20"/>
          <w14:textFill>
            <w14:solidFill>
              <w14:schemeClr w14:val="tx1"/>
            </w14:solidFill>
          </w14:textFill>
        </w:rPr>
      </w:pPr>
      <w:r>
        <w:rPr>
          <w:rStyle w:val="13"/>
          <w:rFonts w:cs="Times New Roman"/>
          <w:b/>
          <w:bCs/>
          <w:color w:val="000000" w:themeColor="text1"/>
          <w:sz w:val="20"/>
          <w:szCs w:val="20"/>
          <w14:textFill>
            <w14:solidFill>
              <w14:schemeClr w14:val="tx1"/>
            </w14:solidFill>
          </w14:textFill>
        </w:rPr>
        <w:t>Design Issues:</w:t>
      </w:r>
    </w:p>
    <w:p w14:paraId="685E569E">
      <w:pPr>
        <w:pStyle w:val="12"/>
        <w:textAlignment w:val="baseline"/>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The circuit functionality of a 1-bit ALU is shown here, depending upon the control signal S</w:t>
      </w:r>
      <w:r>
        <w:rPr>
          <w:color w:val="000000" w:themeColor="text1"/>
          <w:sz w:val="20"/>
          <w:szCs w:val="20"/>
          <w:vertAlign w:val="subscript"/>
          <w14:textFill>
            <w14:solidFill>
              <w14:schemeClr w14:val="tx1"/>
            </w14:solidFill>
          </w14:textFill>
        </w:rPr>
        <w:t>1</w:t>
      </w:r>
      <w:r>
        <w:rPr>
          <w:color w:val="000000" w:themeColor="text1"/>
          <w:sz w:val="20"/>
          <w:szCs w:val="20"/>
          <w14:textFill>
            <w14:solidFill>
              <w14:schemeClr w14:val="tx1"/>
            </w14:solidFill>
          </w14:textFill>
        </w:rPr>
        <w:t> and S</w:t>
      </w:r>
      <w:r>
        <w:rPr>
          <w:color w:val="000000" w:themeColor="text1"/>
          <w:sz w:val="20"/>
          <w:szCs w:val="20"/>
          <w:vertAlign w:val="subscript"/>
          <w14:textFill>
            <w14:solidFill>
              <w14:schemeClr w14:val="tx1"/>
            </w14:solidFill>
          </w14:textFill>
        </w:rPr>
        <w:t>0</w:t>
      </w:r>
      <w:r>
        <w:rPr>
          <w:color w:val="000000" w:themeColor="text1"/>
          <w:sz w:val="20"/>
          <w:szCs w:val="20"/>
          <w14:textFill>
            <w14:solidFill>
              <w14:schemeClr w14:val="tx1"/>
            </w14:solidFill>
          </w14:textFill>
        </w:rPr>
        <w:t> the circuit operates as follows:</w:t>
      </w:r>
    </w:p>
    <w:p w14:paraId="062DCC49">
      <w:pPr>
        <w:pStyle w:val="12"/>
        <w:textAlignment w:val="baseline"/>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for Control signal </w:t>
      </w:r>
      <w:r>
        <w:rPr>
          <w:rStyle w:val="13"/>
          <w:rFonts w:eastAsia="Droid Sans"/>
          <w:color w:val="000000" w:themeColor="text1"/>
          <w:sz w:val="20"/>
          <w:szCs w:val="20"/>
          <w14:textFill>
            <w14:solidFill>
              <w14:schemeClr w14:val="tx1"/>
            </w14:solidFill>
          </w14:textFill>
        </w:rPr>
        <w:t>S</w:t>
      </w:r>
      <w:r>
        <w:rPr>
          <w:rStyle w:val="13"/>
          <w:rFonts w:eastAsia="Droid Sans"/>
          <w:color w:val="000000" w:themeColor="text1"/>
          <w:sz w:val="20"/>
          <w:szCs w:val="20"/>
          <w:vertAlign w:val="subscript"/>
          <w14:textFill>
            <w14:solidFill>
              <w14:schemeClr w14:val="tx1"/>
            </w14:solidFill>
          </w14:textFill>
        </w:rPr>
        <w:t>1</w:t>
      </w:r>
      <w:r>
        <w:rPr>
          <w:rStyle w:val="13"/>
          <w:rFonts w:eastAsia="Droid Sans"/>
          <w:color w:val="000000" w:themeColor="text1"/>
          <w:sz w:val="20"/>
          <w:szCs w:val="20"/>
          <w14:textFill>
            <w14:solidFill>
              <w14:schemeClr w14:val="tx1"/>
            </w14:solidFill>
          </w14:textFill>
        </w:rPr>
        <w:t> = 0</w:t>
      </w:r>
      <w:r>
        <w:rPr>
          <w:color w:val="000000" w:themeColor="text1"/>
          <w:sz w:val="20"/>
          <w:szCs w:val="20"/>
          <w14:textFill>
            <w14:solidFill>
              <w14:schemeClr w14:val="tx1"/>
            </w14:solidFill>
          </w14:textFill>
        </w:rPr>
        <w:t> , S</w:t>
      </w:r>
      <w:r>
        <w:rPr>
          <w:color w:val="000000" w:themeColor="text1"/>
          <w:sz w:val="20"/>
          <w:szCs w:val="20"/>
          <w:vertAlign w:val="subscript"/>
          <w14:textFill>
            <w14:solidFill>
              <w14:schemeClr w14:val="tx1"/>
            </w14:solidFill>
          </w14:textFill>
        </w:rPr>
        <w:t>0</w:t>
      </w:r>
      <w:r>
        <w:rPr>
          <w:color w:val="000000" w:themeColor="text1"/>
          <w:sz w:val="20"/>
          <w:szCs w:val="20"/>
          <w14:textFill>
            <w14:solidFill>
              <w14:schemeClr w14:val="tx1"/>
            </w14:solidFill>
          </w14:textFill>
        </w:rPr>
        <w:t> = 0, the output is </w:t>
      </w:r>
      <w:r>
        <w:rPr>
          <w:rStyle w:val="13"/>
          <w:rFonts w:eastAsia="Droid Sans"/>
          <w:color w:val="000000" w:themeColor="text1"/>
          <w:sz w:val="20"/>
          <w:szCs w:val="20"/>
          <w14:textFill>
            <w14:solidFill>
              <w14:schemeClr w14:val="tx1"/>
            </w14:solidFill>
          </w14:textFill>
        </w:rPr>
        <w:t>A And B</w:t>
      </w:r>
      <w:r>
        <w:rPr>
          <w:color w:val="000000" w:themeColor="text1"/>
          <w:sz w:val="20"/>
          <w:szCs w:val="20"/>
          <w14:textFill>
            <w14:solidFill>
              <w14:schemeClr w14:val="tx1"/>
            </w14:solidFill>
          </w14:textFill>
        </w:rPr>
        <w:t>,</w:t>
      </w:r>
    </w:p>
    <w:p w14:paraId="2602BAAD">
      <w:pPr>
        <w:pStyle w:val="12"/>
        <w:textAlignment w:val="baseline"/>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for Control signal </w:t>
      </w:r>
      <w:r>
        <w:rPr>
          <w:rStyle w:val="13"/>
          <w:rFonts w:eastAsia="Droid Sans"/>
          <w:color w:val="000000" w:themeColor="text1"/>
          <w:sz w:val="20"/>
          <w:szCs w:val="20"/>
          <w14:textFill>
            <w14:solidFill>
              <w14:schemeClr w14:val="tx1"/>
            </w14:solidFill>
          </w14:textFill>
        </w:rPr>
        <w:t>S</w:t>
      </w:r>
      <w:r>
        <w:rPr>
          <w:rStyle w:val="13"/>
          <w:rFonts w:eastAsia="Droid Sans"/>
          <w:color w:val="000000" w:themeColor="text1"/>
          <w:sz w:val="20"/>
          <w:szCs w:val="20"/>
          <w:vertAlign w:val="subscript"/>
          <w14:textFill>
            <w14:solidFill>
              <w14:schemeClr w14:val="tx1"/>
            </w14:solidFill>
          </w14:textFill>
        </w:rPr>
        <w:t>1</w:t>
      </w:r>
      <w:r>
        <w:rPr>
          <w:rStyle w:val="13"/>
          <w:rFonts w:eastAsia="Droid Sans"/>
          <w:color w:val="000000" w:themeColor="text1"/>
          <w:sz w:val="20"/>
          <w:szCs w:val="20"/>
          <w14:textFill>
            <w14:solidFill>
              <w14:schemeClr w14:val="tx1"/>
            </w14:solidFill>
          </w14:textFill>
        </w:rPr>
        <w:t> = 0</w:t>
      </w:r>
      <w:r>
        <w:rPr>
          <w:color w:val="000000" w:themeColor="text1"/>
          <w:sz w:val="20"/>
          <w:szCs w:val="20"/>
          <w14:textFill>
            <w14:solidFill>
              <w14:schemeClr w14:val="tx1"/>
            </w14:solidFill>
          </w14:textFill>
        </w:rPr>
        <w:t> , S</w:t>
      </w:r>
      <w:r>
        <w:rPr>
          <w:color w:val="000000" w:themeColor="text1"/>
          <w:sz w:val="20"/>
          <w:szCs w:val="20"/>
          <w:vertAlign w:val="subscript"/>
          <w14:textFill>
            <w14:solidFill>
              <w14:schemeClr w14:val="tx1"/>
            </w14:solidFill>
          </w14:textFill>
        </w:rPr>
        <w:t>0</w:t>
      </w:r>
      <w:r>
        <w:rPr>
          <w:color w:val="000000" w:themeColor="text1"/>
          <w:sz w:val="20"/>
          <w:szCs w:val="20"/>
          <w14:textFill>
            <w14:solidFill>
              <w14:schemeClr w14:val="tx1"/>
            </w14:solidFill>
          </w14:textFill>
        </w:rPr>
        <w:t> = 1, the output is </w:t>
      </w:r>
      <w:r>
        <w:rPr>
          <w:rStyle w:val="13"/>
          <w:rFonts w:eastAsia="Droid Sans"/>
          <w:color w:val="000000" w:themeColor="text1"/>
          <w:sz w:val="20"/>
          <w:szCs w:val="20"/>
          <w14:textFill>
            <w14:solidFill>
              <w14:schemeClr w14:val="tx1"/>
            </w14:solidFill>
          </w14:textFill>
        </w:rPr>
        <w:t>A Or B</w:t>
      </w:r>
      <w:r>
        <w:rPr>
          <w:color w:val="000000" w:themeColor="text1"/>
          <w:sz w:val="20"/>
          <w:szCs w:val="20"/>
          <w14:textFill>
            <w14:solidFill>
              <w14:schemeClr w14:val="tx1"/>
            </w14:solidFill>
          </w14:textFill>
        </w:rPr>
        <w:t>,</w:t>
      </w:r>
    </w:p>
    <w:p w14:paraId="51C0547D">
      <w:pPr>
        <w:pStyle w:val="12"/>
        <w:textAlignment w:val="baseline"/>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for Control signal </w:t>
      </w:r>
      <w:r>
        <w:rPr>
          <w:rStyle w:val="13"/>
          <w:rFonts w:eastAsia="Droid Sans"/>
          <w:color w:val="000000" w:themeColor="text1"/>
          <w:sz w:val="20"/>
          <w:szCs w:val="20"/>
          <w14:textFill>
            <w14:solidFill>
              <w14:schemeClr w14:val="tx1"/>
            </w14:solidFill>
          </w14:textFill>
        </w:rPr>
        <w:t>S</w:t>
      </w:r>
      <w:r>
        <w:rPr>
          <w:rStyle w:val="13"/>
          <w:rFonts w:eastAsia="Droid Sans"/>
          <w:color w:val="000000" w:themeColor="text1"/>
          <w:sz w:val="20"/>
          <w:szCs w:val="20"/>
          <w:vertAlign w:val="subscript"/>
          <w14:textFill>
            <w14:solidFill>
              <w14:schemeClr w14:val="tx1"/>
            </w14:solidFill>
          </w14:textFill>
        </w:rPr>
        <w:t>1</w:t>
      </w:r>
      <w:r>
        <w:rPr>
          <w:rStyle w:val="13"/>
          <w:rFonts w:eastAsia="Droid Sans"/>
          <w:color w:val="000000" w:themeColor="text1"/>
          <w:sz w:val="20"/>
          <w:szCs w:val="20"/>
          <w14:textFill>
            <w14:solidFill>
              <w14:schemeClr w14:val="tx1"/>
            </w14:solidFill>
          </w14:textFill>
        </w:rPr>
        <w:t> = 1</w:t>
      </w:r>
      <w:r>
        <w:rPr>
          <w:color w:val="000000" w:themeColor="text1"/>
          <w:sz w:val="20"/>
          <w:szCs w:val="20"/>
          <w14:textFill>
            <w14:solidFill>
              <w14:schemeClr w14:val="tx1"/>
            </w14:solidFill>
          </w14:textFill>
        </w:rPr>
        <w:t> , S</w:t>
      </w:r>
      <w:r>
        <w:rPr>
          <w:color w:val="000000" w:themeColor="text1"/>
          <w:sz w:val="20"/>
          <w:szCs w:val="20"/>
          <w:vertAlign w:val="subscript"/>
          <w14:textFill>
            <w14:solidFill>
              <w14:schemeClr w14:val="tx1"/>
            </w14:solidFill>
          </w14:textFill>
        </w:rPr>
        <w:t>0</w:t>
      </w:r>
      <w:r>
        <w:rPr>
          <w:color w:val="000000" w:themeColor="text1"/>
          <w:sz w:val="20"/>
          <w:szCs w:val="20"/>
          <w14:textFill>
            <w14:solidFill>
              <w14:schemeClr w14:val="tx1"/>
            </w14:solidFill>
          </w14:textFill>
        </w:rPr>
        <w:t> = 0, the output is </w:t>
      </w:r>
      <w:r>
        <w:rPr>
          <w:rStyle w:val="13"/>
          <w:rFonts w:eastAsia="Droid Sans"/>
          <w:color w:val="000000" w:themeColor="text1"/>
          <w:sz w:val="20"/>
          <w:szCs w:val="20"/>
          <w14:textFill>
            <w14:solidFill>
              <w14:schemeClr w14:val="tx1"/>
            </w14:solidFill>
          </w14:textFill>
        </w:rPr>
        <w:t>A Xor B</w:t>
      </w:r>
      <w:r>
        <w:rPr>
          <w:color w:val="000000" w:themeColor="text1"/>
          <w:sz w:val="20"/>
          <w:szCs w:val="20"/>
          <w14:textFill>
            <w14:solidFill>
              <w14:schemeClr w14:val="tx1"/>
            </w14:solidFill>
          </w14:textFill>
        </w:rPr>
        <w:t>,</w:t>
      </w:r>
    </w:p>
    <w:p w14:paraId="5A7630DA">
      <w:pPr>
        <w:pStyle w:val="12"/>
        <w:textAlignment w:val="baseline"/>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for Control signal </w:t>
      </w:r>
      <w:r>
        <w:rPr>
          <w:rStyle w:val="13"/>
          <w:rFonts w:eastAsia="Droid Sans"/>
          <w:color w:val="000000" w:themeColor="text1"/>
          <w:sz w:val="20"/>
          <w:szCs w:val="20"/>
          <w14:textFill>
            <w14:solidFill>
              <w14:schemeClr w14:val="tx1"/>
            </w14:solidFill>
          </w14:textFill>
        </w:rPr>
        <w:t>S</w:t>
      </w:r>
      <w:r>
        <w:rPr>
          <w:rStyle w:val="13"/>
          <w:rFonts w:eastAsia="Droid Sans"/>
          <w:color w:val="000000" w:themeColor="text1"/>
          <w:sz w:val="20"/>
          <w:szCs w:val="20"/>
          <w:vertAlign w:val="subscript"/>
          <w14:textFill>
            <w14:solidFill>
              <w14:schemeClr w14:val="tx1"/>
            </w14:solidFill>
          </w14:textFill>
        </w:rPr>
        <w:t>1</w:t>
      </w:r>
      <w:r>
        <w:rPr>
          <w:rStyle w:val="13"/>
          <w:rFonts w:eastAsia="Droid Sans"/>
          <w:color w:val="000000" w:themeColor="text1"/>
          <w:sz w:val="20"/>
          <w:szCs w:val="20"/>
          <w14:textFill>
            <w14:solidFill>
              <w14:schemeClr w14:val="tx1"/>
            </w14:solidFill>
          </w14:textFill>
        </w:rPr>
        <w:t> = 1</w:t>
      </w:r>
      <w:r>
        <w:rPr>
          <w:color w:val="000000" w:themeColor="text1"/>
          <w:sz w:val="20"/>
          <w:szCs w:val="20"/>
          <w14:textFill>
            <w14:solidFill>
              <w14:schemeClr w14:val="tx1"/>
            </w14:solidFill>
          </w14:textFill>
        </w:rPr>
        <w:t> , S</w:t>
      </w:r>
      <w:r>
        <w:rPr>
          <w:color w:val="000000" w:themeColor="text1"/>
          <w:sz w:val="20"/>
          <w:szCs w:val="20"/>
          <w:vertAlign w:val="subscript"/>
          <w14:textFill>
            <w14:solidFill>
              <w14:schemeClr w14:val="tx1"/>
            </w14:solidFill>
          </w14:textFill>
        </w:rPr>
        <w:t>0</w:t>
      </w:r>
      <w:r>
        <w:rPr>
          <w:color w:val="000000" w:themeColor="text1"/>
          <w:sz w:val="20"/>
          <w:szCs w:val="20"/>
          <w14:textFill>
            <w14:solidFill>
              <w14:schemeClr w14:val="tx1"/>
            </w14:solidFill>
          </w14:textFill>
        </w:rPr>
        <w:t> = 1, the output is </w:t>
      </w:r>
      <w:r>
        <w:rPr>
          <w:rStyle w:val="13"/>
          <w:rFonts w:eastAsia="Droid Sans"/>
          <w:color w:val="000000" w:themeColor="text1"/>
          <w:sz w:val="20"/>
          <w:szCs w:val="20"/>
          <w14:textFill>
            <w14:solidFill>
              <w14:schemeClr w14:val="tx1"/>
            </w14:solidFill>
          </w14:textFill>
        </w:rPr>
        <w:t>A Add B</w:t>
      </w:r>
      <w:r>
        <w:rPr>
          <w:color w:val="000000" w:themeColor="text1"/>
          <w:sz w:val="20"/>
          <w:szCs w:val="20"/>
          <w14:textFill>
            <w14:solidFill>
              <w14:schemeClr w14:val="tx1"/>
            </w14:solidFill>
          </w14:textFill>
        </w:rPr>
        <w:t>.</w:t>
      </w:r>
    </w:p>
    <w:p w14:paraId="033CF530">
      <w:pPr>
        <w:pStyle w:val="3"/>
        <w:spacing w:before="0"/>
        <w:ind w:left="600"/>
        <w:textAlignment w:val="baseline"/>
        <w:rPr>
          <w:rFonts w:cs="Times New Roman"/>
          <w:b w:val="0"/>
          <w:bCs w:val="0"/>
          <w:color w:val="000000" w:themeColor="text1"/>
          <w:sz w:val="20"/>
          <w:szCs w:val="20"/>
          <w14:textFill>
            <w14:solidFill>
              <w14:schemeClr w14:val="tx1"/>
            </w14:solidFill>
          </w14:textFill>
        </w:rPr>
      </w:pPr>
      <w:r>
        <w:rPr>
          <w:rStyle w:val="13"/>
          <w:rFonts w:cs="Times New Roman"/>
          <w:b/>
          <w:bCs/>
          <w:color w:val="000000" w:themeColor="text1"/>
          <w:sz w:val="20"/>
          <w:szCs w:val="20"/>
          <w14:textFill>
            <w14:solidFill>
              <w14:schemeClr w14:val="tx1"/>
            </w14:solidFill>
          </w14:textFill>
        </w:rPr>
        <w:t>The truth table for 16-bit ALU with capabilities similar to 74181 is shown here:</w:t>
      </w:r>
    </w:p>
    <w:tbl>
      <w:tblPr>
        <w:tblStyle w:val="7"/>
        <w:tblW w:w="0" w:type="auto"/>
        <w:jc w:val="center"/>
        <w:tblCellSpacing w:w="0" w:type="dxa"/>
        <w:tblLayout w:type="autofit"/>
        <w:tblCellMar>
          <w:top w:w="0" w:type="dxa"/>
          <w:left w:w="0" w:type="dxa"/>
          <w:bottom w:w="150" w:type="dxa"/>
          <w:right w:w="0" w:type="dxa"/>
        </w:tblCellMar>
      </w:tblPr>
      <w:tblGrid>
        <w:gridCol w:w="525"/>
        <w:gridCol w:w="524"/>
        <w:gridCol w:w="525"/>
        <w:gridCol w:w="524"/>
        <w:gridCol w:w="1073"/>
        <w:gridCol w:w="2489"/>
      </w:tblGrid>
      <w:tr w14:paraId="6ED0C42F">
        <w:tblPrEx>
          <w:tblCellMar>
            <w:top w:w="0" w:type="dxa"/>
            <w:left w:w="0" w:type="dxa"/>
            <w:bottom w:w="150" w:type="dxa"/>
            <w:right w:w="0" w:type="dxa"/>
          </w:tblCellMar>
        </w:tblPrEx>
        <w:trPr>
          <w:tblCellSpacing w:w="0" w:type="dxa"/>
          <w:jc w:val="center"/>
        </w:trPr>
        <w:tc>
          <w:tcPr>
            <w:tcW w:w="0" w:type="auto"/>
            <w:gridSpan w:val="4"/>
            <w:tcBorders>
              <w:top w:val="single" w:color="B2BBC0" w:sz="6" w:space="0"/>
              <w:left w:val="single" w:color="B2BBC0" w:sz="6" w:space="0"/>
              <w:bottom w:val="single" w:color="B2BBC0" w:sz="6" w:space="0"/>
              <w:right w:val="single" w:color="B2BBC0" w:sz="6" w:space="0"/>
            </w:tcBorders>
            <w:shd w:val="clear" w:color="auto" w:fill="auto"/>
            <w:tcMar>
              <w:top w:w="150" w:type="dxa"/>
              <w:left w:w="150" w:type="dxa"/>
              <w:bottom w:w="150" w:type="dxa"/>
              <w:right w:w="150" w:type="dxa"/>
            </w:tcMar>
            <w:vAlign w:val="bottom"/>
          </w:tcPr>
          <w:p w14:paraId="5496EBAF">
            <w:pPr>
              <w:jc w:val="center"/>
              <w:rPr>
                <w:rFonts w:ascii="Times New Roman" w:hAnsi="Times New Roman" w:cs="Times New Roman"/>
                <w:caps/>
                <w:color w:val="000000" w:themeColor="text1"/>
                <w:sz w:val="20"/>
                <w:szCs w:val="20"/>
                <w14:textFill>
                  <w14:solidFill>
                    <w14:schemeClr w14:val="tx1"/>
                  </w14:solidFill>
                </w14:textFill>
              </w:rPr>
            </w:pPr>
            <w:r>
              <w:rPr>
                <w:rFonts w:ascii="Times New Roman" w:hAnsi="Times New Roman" w:cs="Times New Roman"/>
                <w:caps/>
                <w:color w:val="000000" w:themeColor="text1"/>
                <w:sz w:val="20"/>
                <w:szCs w:val="20"/>
                <w14:textFill>
                  <w14:solidFill>
                    <w14:schemeClr w14:val="tx1"/>
                  </w14:solidFill>
                </w14:textFill>
              </w:rPr>
              <w:t>MODE SELECT</w:t>
            </w:r>
          </w:p>
        </w:tc>
        <w:tc>
          <w:tcPr>
            <w:tcW w:w="0" w:type="auto"/>
            <w:gridSpan w:val="2"/>
            <w:tcBorders>
              <w:top w:val="single" w:color="B2BBC0" w:sz="6" w:space="0"/>
              <w:left w:val="single" w:color="B2BBC0" w:sz="6" w:space="0"/>
              <w:bottom w:val="single" w:color="B2BBC0" w:sz="6" w:space="0"/>
              <w:right w:val="single" w:color="B2BBC0" w:sz="6" w:space="0"/>
            </w:tcBorders>
            <w:shd w:val="clear" w:color="auto" w:fill="auto"/>
            <w:tcMar>
              <w:top w:w="150" w:type="dxa"/>
              <w:left w:w="150" w:type="dxa"/>
              <w:bottom w:w="150" w:type="dxa"/>
              <w:right w:w="150" w:type="dxa"/>
            </w:tcMar>
            <w:vAlign w:val="bottom"/>
          </w:tcPr>
          <w:p w14:paraId="3CDC69B9">
            <w:pPr>
              <w:jc w:val="center"/>
              <w:rPr>
                <w:rFonts w:ascii="Times New Roman" w:hAnsi="Times New Roman" w:cs="Times New Roman"/>
                <w:caps/>
                <w:color w:val="000000" w:themeColor="text1"/>
                <w:sz w:val="20"/>
                <w:szCs w:val="20"/>
                <w14:textFill>
                  <w14:solidFill>
                    <w14:schemeClr w14:val="tx1"/>
                  </w14:solidFill>
                </w14:textFill>
              </w:rPr>
            </w:pPr>
            <w:r>
              <w:rPr>
                <w:rFonts w:ascii="Times New Roman" w:hAnsi="Times New Roman" w:cs="Times New Roman"/>
                <w:caps/>
                <w:color w:val="000000" w:themeColor="text1"/>
                <w:sz w:val="20"/>
                <w:szCs w:val="20"/>
                <w14:textFill>
                  <w14:solidFill>
                    <w14:schemeClr w14:val="tx1"/>
                  </w14:solidFill>
                </w14:textFill>
              </w:rPr>
              <w:t>F</w:t>
            </w:r>
            <w:r>
              <w:rPr>
                <w:rFonts w:ascii="Times New Roman" w:hAnsi="Times New Roman" w:cs="Times New Roman"/>
                <w:caps/>
                <w:color w:val="000000" w:themeColor="text1"/>
                <w:sz w:val="20"/>
                <w:szCs w:val="20"/>
                <w:vertAlign w:val="subscript"/>
                <w14:textFill>
                  <w14:solidFill>
                    <w14:schemeClr w14:val="tx1"/>
                  </w14:solidFill>
                </w14:textFill>
              </w:rPr>
              <w:t>N</w:t>
            </w:r>
            <w:r>
              <w:rPr>
                <w:rFonts w:ascii="Times New Roman" w:hAnsi="Times New Roman" w:cs="Times New Roman"/>
                <w:caps/>
                <w:color w:val="000000" w:themeColor="text1"/>
                <w:sz w:val="20"/>
                <w:szCs w:val="20"/>
                <w14:textFill>
                  <w14:solidFill>
                    <w14:schemeClr w14:val="tx1"/>
                  </w14:solidFill>
                </w14:textFill>
              </w:rPr>
              <w:t> FOR ACTIVE HIGH OPERANDS</w:t>
            </w:r>
          </w:p>
        </w:tc>
      </w:tr>
      <w:tr w14:paraId="6C0FAE45">
        <w:tblPrEx>
          <w:tblCellMar>
            <w:top w:w="0" w:type="dxa"/>
            <w:left w:w="0" w:type="dxa"/>
            <w:bottom w:w="150" w:type="dxa"/>
            <w:right w:w="0" w:type="dxa"/>
          </w:tblCellMar>
        </w:tblPrEx>
        <w:trPr>
          <w:tblCellSpacing w:w="0" w:type="dxa"/>
          <w:jc w:val="center"/>
        </w:trPr>
        <w:tc>
          <w:tcPr>
            <w:tcW w:w="0" w:type="auto"/>
            <w:gridSpan w:val="4"/>
            <w:tcBorders>
              <w:top w:val="single" w:color="B2BBC0" w:sz="6" w:space="0"/>
              <w:left w:val="single" w:color="B2BBC0" w:sz="6" w:space="0"/>
              <w:bottom w:val="single" w:color="B2BBC0" w:sz="6" w:space="0"/>
              <w:right w:val="single" w:color="B2BBC0" w:sz="6" w:space="0"/>
            </w:tcBorders>
            <w:shd w:val="clear" w:color="auto" w:fill="auto"/>
            <w:tcMar>
              <w:top w:w="150" w:type="dxa"/>
              <w:left w:w="150" w:type="dxa"/>
              <w:bottom w:w="150" w:type="dxa"/>
              <w:right w:w="150" w:type="dxa"/>
            </w:tcMar>
            <w:vAlign w:val="bottom"/>
          </w:tcPr>
          <w:p w14:paraId="5A032114">
            <w:pPr>
              <w:jc w:val="center"/>
              <w:rPr>
                <w:rFonts w:ascii="Times New Roman" w:hAnsi="Times New Roman" w:cs="Times New Roman"/>
                <w:caps/>
                <w:color w:val="000000" w:themeColor="text1"/>
                <w:sz w:val="20"/>
                <w:szCs w:val="20"/>
                <w14:textFill>
                  <w14:solidFill>
                    <w14:schemeClr w14:val="tx1"/>
                  </w14:solidFill>
                </w14:textFill>
              </w:rPr>
            </w:pPr>
            <w:r>
              <w:rPr>
                <w:rFonts w:ascii="Times New Roman" w:hAnsi="Times New Roman" w:cs="Times New Roman"/>
                <w:caps/>
                <w:color w:val="000000" w:themeColor="text1"/>
                <w:sz w:val="20"/>
                <w:szCs w:val="20"/>
                <w14:textFill>
                  <w14:solidFill>
                    <w14:schemeClr w14:val="tx1"/>
                  </w14:solidFill>
                </w14:textFill>
              </w:rPr>
              <w:t>INPUTS</w:t>
            </w:r>
          </w:p>
        </w:tc>
        <w:tc>
          <w:tcPr>
            <w:tcW w:w="0" w:type="auto"/>
            <w:tcBorders>
              <w:top w:val="single" w:color="B2BBC0" w:sz="6" w:space="0"/>
              <w:left w:val="single" w:color="B2BBC0" w:sz="6" w:space="0"/>
              <w:bottom w:val="single" w:color="B2BBC0" w:sz="6" w:space="0"/>
              <w:right w:val="single" w:color="B2BBC0" w:sz="6" w:space="0"/>
            </w:tcBorders>
            <w:shd w:val="clear" w:color="auto" w:fill="auto"/>
            <w:tcMar>
              <w:top w:w="150" w:type="dxa"/>
              <w:left w:w="150" w:type="dxa"/>
              <w:bottom w:w="150" w:type="dxa"/>
              <w:right w:w="150" w:type="dxa"/>
            </w:tcMar>
            <w:vAlign w:val="bottom"/>
          </w:tcPr>
          <w:p w14:paraId="4518EC95">
            <w:pPr>
              <w:jc w:val="center"/>
              <w:rPr>
                <w:rFonts w:ascii="Times New Roman" w:hAnsi="Times New Roman" w:cs="Times New Roman"/>
                <w:caps/>
                <w:color w:val="000000" w:themeColor="text1"/>
                <w:sz w:val="20"/>
                <w:szCs w:val="20"/>
                <w14:textFill>
                  <w14:solidFill>
                    <w14:schemeClr w14:val="tx1"/>
                  </w14:solidFill>
                </w14:textFill>
              </w:rPr>
            </w:pPr>
            <w:r>
              <w:rPr>
                <w:rFonts w:ascii="Times New Roman" w:hAnsi="Times New Roman" w:cs="Times New Roman"/>
                <w:caps/>
                <w:color w:val="000000" w:themeColor="text1"/>
                <w:sz w:val="20"/>
                <w:szCs w:val="20"/>
                <w14:textFill>
                  <w14:solidFill>
                    <w14:schemeClr w14:val="tx1"/>
                  </w14:solidFill>
                </w14:textFill>
              </w:rPr>
              <w:t>LOGIC</w:t>
            </w:r>
          </w:p>
        </w:tc>
        <w:tc>
          <w:tcPr>
            <w:tcW w:w="0" w:type="auto"/>
            <w:tcBorders>
              <w:top w:val="single" w:color="B2BBC0" w:sz="6" w:space="0"/>
              <w:left w:val="single" w:color="B2BBC0" w:sz="6" w:space="0"/>
              <w:bottom w:val="single" w:color="B2BBC0" w:sz="6" w:space="0"/>
              <w:right w:val="single" w:color="B2BBC0" w:sz="6" w:space="0"/>
            </w:tcBorders>
            <w:shd w:val="clear" w:color="auto" w:fill="auto"/>
            <w:tcMar>
              <w:top w:w="150" w:type="dxa"/>
              <w:left w:w="150" w:type="dxa"/>
              <w:bottom w:w="150" w:type="dxa"/>
              <w:right w:w="150" w:type="dxa"/>
            </w:tcMar>
            <w:vAlign w:val="bottom"/>
          </w:tcPr>
          <w:p w14:paraId="6838F4AE">
            <w:pPr>
              <w:jc w:val="center"/>
              <w:rPr>
                <w:rFonts w:ascii="Times New Roman" w:hAnsi="Times New Roman" w:cs="Times New Roman"/>
                <w:caps/>
                <w:color w:val="000000" w:themeColor="text1"/>
                <w:sz w:val="20"/>
                <w:szCs w:val="20"/>
                <w14:textFill>
                  <w14:solidFill>
                    <w14:schemeClr w14:val="tx1"/>
                  </w14:solidFill>
                </w14:textFill>
              </w:rPr>
            </w:pPr>
            <w:r>
              <w:rPr>
                <w:rFonts w:ascii="Times New Roman" w:hAnsi="Times New Roman" w:cs="Times New Roman"/>
                <w:caps/>
                <w:color w:val="000000" w:themeColor="text1"/>
                <w:sz w:val="20"/>
                <w:szCs w:val="20"/>
                <w14:textFill>
                  <w14:solidFill>
                    <w14:schemeClr w14:val="tx1"/>
                  </w14:solidFill>
                </w14:textFill>
              </w:rPr>
              <w:t>ARITHMETIC (NOTE 2)</w:t>
            </w:r>
          </w:p>
        </w:tc>
      </w:tr>
      <w:tr w14:paraId="7A5B867B">
        <w:tblPrEx>
          <w:tblCellMar>
            <w:top w:w="0" w:type="dxa"/>
            <w:left w:w="0" w:type="dxa"/>
            <w:bottom w:w="150" w:type="dxa"/>
            <w:right w:w="0" w:type="dxa"/>
          </w:tblCellMar>
        </w:tblPrEx>
        <w:trPr>
          <w:tblCellSpacing w:w="0" w:type="dxa"/>
          <w:jc w:val="center"/>
        </w:trPr>
        <w:tc>
          <w:tcPr>
            <w:tcW w:w="0" w:type="auto"/>
            <w:shd w:val="clear" w:color="auto" w:fill="auto"/>
            <w:tcMar>
              <w:top w:w="150" w:type="dxa"/>
              <w:left w:w="150" w:type="dxa"/>
              <w:bottom w:w="150" w:type="dxa"/>
              <w:right w:w="150" w:type="dxa"/>
            </w:tcMar>
          </w:tcPr>
          <w:p w14:paraId="309D7EF5">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S3</w:t>
            </w:r>
          </w:p>
        </w:tc>
        <w:tc>
          <w:tcPr>
            <w:tcW w:w="0" w:type="auto"/>
            <w:shd w:val="clear" w:color="auto" w:fill="auto"/>
            <w:tcMar>
              <w:top w:w="150" w:type="dxa"/>
              <w:left w:w="150" w:type="dxa"/>
              <w:bottom w:w="150" w:type="dxa"/>
              <w:right w:w="150" w:type="dxa"/>
            </w:tcMar>
          </w:tcPr>
          <w:p w14:paraId="251C5A71">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S2</w:t>
            </w:r>
          </w:p>
        </w:tc>
        <w:tc>
          <w:tcPr>
            <w:tcW w:w="0" w:type="auto"/>
            <w:shd w:val="clear" w:color="auto" w:fill="auto"/>
            <w:tcMar>
              <w:top w:w="150" w:type="dxa"/>
              <w:left w:w="150" w:type="dxa"/>
              <w:bottom w:w="150" w:type="dxa"/>
              <w:right w:w="150" w:type="dxa"/>
            </w:tcMar>
          </w:tcPr>
          <w:p w14:paraId="4BC667EF">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S1</w:t>
            </w:r>
          </w:p>
        </w:tc>
        <w:tc>
          <w:tcPr>
            <w:tcW w:w="0" w:type="auto"/>
            <w:shd w:val="clear" w:color="auto" w:fill="auto"/>
            <w:tcMar>
              <w:top w:w="150" w:type="dxa"/>
              <w:left w:w="150" w:type="dxa"/>
              <w:bottom w:w="150" w:type="dxa"/>
              <w:right w:w="150" w:type="dxa"/>
            </w:tcMar>
          </w:tcPr>
          <w:p w14:paraId="158E0F39">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S0</w:t>
            </w:r>
          </w:p>
        </w:tc>
        <w:tc>
          <w:tcPr>
            <w:tcW w:w="0" w:type="auto"/>
            <w:shd w:val="clear" w:color="auto" w:fill="auto"/>
            <w:tcMar>
              <w:top w:w="150" w:type="dxa"/>
              <w:left w:w="150" w:type="dxa"/>
              <w:bottom w:w="150" w:type="dxa"/>
              <w:right w:w="150" w:type="dxa"/>
            </w:tcMar>
          </w:tcPr>
          <w:p w14:paraId="05EAB78E">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(M = H)</w:t>
            </w:r>
          </w:p>
        </w:tc>
        <w:tc>
          <w:tcPr>
            <w:tcW w:w="0" w:type="auto"/>
            <w:shd w:val="clear" w:color="auto" w:fill="auto"/>
            <w:tcMar>
              <w:top w:w="150" w:type="dxa"/>
              <w:left w:w="150" w:type="dxa"/>
              <w:bottom w:w="150" w:type="dxa"/>
              <w:right w:w="150" w:type="dxa"/>
            </w:tcMar>
          </w:tcPr>
          <w:p w14:paraId="18907EC2">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(M = L) </w:t>
            </w:r>
            <w:r>
              <w:rPr>
                <w:rFonts w:ascii="Times New Roman" w:hAnsi="Times New Roman" w:cs="Times New Roman"/>
                <w:b/>
                <w:bCs/>
                <w:color w:val="000000" w:themeColor="text1"/>
                <w:sz w:val="20"/>
                <w:szCs w:val="20"/>
                <w14:textFill>
                  <w14:solidFill>
                    <w14:schemeClr w14:val="tx1"/>
                  </w14:solidFill>
                </w14:textFill>
              </w:rPr>
              <w:t>(C</w:t>
            </w:r>
            <w:r>
              <w:rPr>
                <w:rFonts w:ascii="Times New Roman" w:hAnsi="Times New Roman" w:cs="Times New Roman"/>
                <w:b/>
                <w:bCs/>
                <w:color w:val="000000" w:themeColor="text1"/>
                <w:sz w:val="20"/>
                <w:szCs w:val="20"/>
                <w:vertAlign w:val="subscript"/>
                <w14:textFill>
                  <w14:solidFill>
                    <w14:schemeClr w14:val="tx1"/>
                  </w14:solidFill>
                </w14:textFill>
              </w:rPr>
              <w:t>n</w:t>
            </w:r>
            <w:r>
              <w:rPr>
                <w:rFonts w:ascii="Times New Roman" w:hAnsi="Times New Roman" w:cs="Times New Roman"/>
                <w:b/>
                <w:bCs/>
                <w:color w:val="000000" w:themeColor="text1"/>
                <w:sz w:val="20"/>
                <w:szCs w:val="20"/>
                <w14:textFill>
                  <w14:solidFill>
                    <w14:schemeClr w14:val="tx1"/>
                  </w14:solidFill>
                </w14:textFill>
              </w:rPr>
              <w:t>=L)</w:t>
            </w:r>
          </w:p>
        </w:tc>
      </w:tr>
      <w:tr w14:paraId="1290E7F2">
        <w:tblPrEx>
          <w:tblCellMar>
            <w:top w:w="0" w:type="dxa"/>
            <w:left w:w="0" w:type="dxa"/>
            <w:bottom w:w="150" w:type="dxa"/>
            <w:right w:w="0" w:type="dxa"/>
          </w:tblCellMar>
        </w:tblPrEx>
        <w:trPr>
          <w:tblCellSpacing w:w="0" w:type="dxa"/>
          <w:jc w:val="center"/>
        </w:trPr>
        <w:tc>
          <w:tcPr>
            <w:tcW w:w="0" w:type="auto"/>
            <w:shd w:val="clear" w:color="auto" w:fill="auto"/>
            <w:tcMar>
              <w:top w:w="150" w:type="dxa"/>
              <w:left w:w="150" w:type="dxa"/>
              <w:bottom w:w="150" w:type="dxa"/>
              <w:right w:w="150" w:type="dxa"/>
            </w:tcMar>
          </w:tcPr>
          <w:p w14:paraId="24430AC1">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w:t>
            </w:r>
          </w:p>
        </w:tc>
        <w:tc>
          <w:tcPr>
            <w:tcW w:w="0" w:type="auto"/>
            <w:shd w:val="clear" w:color="auto" w:fill="auto"/>
            <w:tcMar>
              <w:top w:w="150" w:type="dxa"/>
              <w:left w:w="150" w:type="dxa"/>
              <w:bottom w:w="150" w:type="dxa"/>
              <w:right w:w="150" w:type="dxa"/>
            </w:tcMar>
          </w:tcPr>
          <w:p w14:paraId="3B006182">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w:t>
            </w:r>
          </w:p>
        </w:tc>
        <w:tc>
          <w:tcPr>
            <w:tcW w:w="0" w:type="auto"/>
            <w:shd w:val="clear" w:color="auto" w:fill="auto"/>
            <w:tcMar>
              <w:top w:w="150" w:type="dxa"/>
              <w:left w:w="150" w:type="dxa"/>
              <w:bottom w:w="150" w:type="dxa"/>
              <w:right w:w="150" w:type="dxa"/>
            </w:tcMar>
          </w:tcPr>
          <w:p w14:paraId="18A99870">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w:t>
            </w:r>
          </w:p>
        </w:tc>
        <w:tc>
          <w:tcPr>
            <w:tcW w:w="0" w:type="auto"/>
            <w:shd w:val="clear" w:color="auto" w:fill="auto"/>
            <w:tcMar>
              <w:top w:w="150" w:type="dxa"/>
              <w:left w:w="150" w:type="dxa"/>
              <w:bottom w:w="150" w:type="dxa"/>
              <w:right w:w="150" w:type="dxa"/>
            </w:tcMar>
          </w:tcPr>
          <w:p w14:paraId="3D49BCDB">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w:t>
            </w:r>
          </w:p>
        </w:tc>
        <w:tc>
          <w:tcPr>
            <w:tcW w:w="0" w:type="auto"/>
            <w:shd w:val="clear" w:color="auto" w:fill="auto"/>
            <w:tcMar>
              <w:top w:w="150" w:type="dxa"/>
              <w:left w:w="150" w:type="dxa"/>
              <w:bottom w:w="150" w:type="dxa"/>
              <w:right w:w="150" w:type="dxa"/>
            </w:tcMar>
          </w:tcPr>
          <w:p w14:paraId="50DEF1ED">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w:t>
            </w:r>
          </w:p>
        </w:tc>
        <w:tc>
          <w:tcPr>
            <w:tcW w:w="0" w:type="auto"/>
            <w:shd w:val="clear" w:color="auto" w:fill="auto"/>
            <w:tcMar>
              <w:top w:w="150" w:type="dxa"/>
              <w:left w:w="150" w:type="dxa"/>
              <w:bottom w:w="150" w:type="dxa"/>
              <w:right w:w="150" w:type="dxa"/>
            </w:tcMar>
          </w:tcPr>
          <w:p w14:paraId="13F3FF2C">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w:t>
            </w:r>
          </w:p>
        </w:tc>
      </w:tr>
      <w:tr w14:paraId="381942B9">
        <w:tblPrEx>
          <w:tblCellMar>
            <w:top w:w="0" w:type="dxa"/>
            <w:left w:w="0" w:type="dxa"/>
            <w:bottom w:w="150" w:type="dxa"/>
            <w:right w:w="0" w:type="dxa"/>
          </w:tblCellMar>
        </w:tblPrEx>
        <w:trPr>
          <w:tblCellSpacing w:w="0" w:type="dxa"/>
          <w:jc w:val="center"/>
        </w:trPr>
        <w:tc>
          <w:tcPr>
            <w:tcW w:w="0" w:type="auto"/>
            <w:shd w:val="clear" w:color="auto" w:fill="auto"/>
            <w:tcMar>
              <w:top w:w="150" w:type="dxa"/>
              <w:left w:w="150" w:type="dxa"/>
              <w:bottom w:w="150" w:type="dxa"/>
              <w:right w:w="150" w:type="dxa"/>
            </w:tcMar>
          </w:tcPr>
          <w:p w14:paraId="5C1EE1CA">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w:t>
            </w:r>
          </w:p>
        </w:tc>
        <w:tc>
          <w:tcPr>
            <w:tcW w:w="0" w:type="auto"/>
            <w:shd w:val="clear" w:color="auto" w:fill="auto"/>
            <w:tcMar>
              <w:top w:w="150" w:type="dxa"/>
              <w:left w:w="150" w:type="dxa"/>
              <w:bottom w:w="150" w:type="dxa"/>
              <w:right w:w="150" w:type="dxa"/>
            </w:tcMar>
          </w:tcPr>
          <w:p w14:paraId="27C8E909">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w:t>
            </w:r>
          </w:p>
        </w:tc>
        <w:tc>
          <w:tcPr>
            <w:tcW w:w="0" w:type="auto"/>
            <w:shd w:val="clear" w:color="auto" w:fill="auto"/>
            <w:tcMar>
              <w:top w:w="150" w:type="dxa"/>
              <w:left w:w="150" w:type="dxa"/>
              <w:bottom w:w="150" w:type="dxa"/>
              <w:right w:w="150" w:type="dxa"/>
            </w:tcMar>
          </w:tcPr>
          <w:p w14:paraId="61A0D243">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w:t>
            </w:r>
          </w:p>
        </w:tc>
        <w:tc>
          <w:tcPr>
            <w:tcW w:w="0" w:type="auto"/>
            <w:shd w:val="clear" w:color="auto" w:fill="auto"/>
            <w:tcMar>
              <w:top w:w="150" w:type="dxa"/>
              <w:left w:w="150" w:type="dxa"/>
              <w:bottom w:w="150" w:type="dxa"/>
              <w:right w:w="150" w:type="dxa"/>
            </w:tcMar>
          </w:tcPr>
          <w:p w14:paraId="71AF45EE">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H</w:t>
            </w:r>
          </w:p>
        </w:tc>
        <w:tc>
          <w:tcPr>
            <w:tcW w:w="0" w:type="auto"/>
            <w:shd w:val="clear" w:color="auto" w:fill="auto"/>
            <w:tcMar>
              <w:top w:w="150" w:type="dxa"/>
              <w:left w:w="150" w:type="dxa"/>
              <w:bottom w:w="150" w:type="dxa"/>
              <w:right w:w="150" w:type="dxa"/>
            </w:tcMar>
          </w:tcPr>
          <w:p w14:paraId="6C1AA362">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A'+B'</w:t>
            </w:r>
          </w:p>
        </w:tc>
        <w:tc>
          <w:tcPr>
            <w:tcW w:w="0" w:type="auto"/>
            <w:shd w:val="clear" w:color="auto" w:fill="auto"/>
            <w:tcMar>
              <w:top w:w="150" w:type="dxa"/>
              <w:left w:w="150" w:type="dxa"/>
              <w:bottom w:w="150" w:type="dxa"/>
              <w:right w:w="150" w:type="dxa"/>
            </w:tcMar>
          </w:tcPr>
          <w:p w14:paraId="54FAE468">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A+B</w:t>
            </w:r>
          </w:p>
        </w:tc>
      </w:tr>
      <w:tr w14:paraId="01AA6F1E">
        <w:tblPrEx>
          <w:tblCellMar>
            <w:top w:w="0" w:type="dxa"/>
            <w:left w:w="0" w:type="dxa"/>
            <w:bottom w:w="150" w:type="dxa"/>
            <w:right w:w="0" w:type="dxa"/>
          </w:tblCellMar>
        </w:tblPrEx>
        <w:trPr>
          <w:tblCellSpacing w:w="0" w:type="dxa"/>
          <w:jc w:val="center"/>
        </w:trPr>
        <w:tc>
          <w:tcPr>
            <w:tcW w:w="0" w:type="auto"/>
            <w:shd w:val="clear" w:color="auto" w:fill="auto"/>
            <w:tcMar>
              <w:top w:w="150" w:type="dxa"/>
              <w:left w:w="150" w:type="dxa"/>
              <w:bottom w:w="150" w:type="dxa"/>
              <w:right w:w="150" w:type="dxa"/>
            </w:tcMar>
          </w:tcPr>
          <w:p w14:paraId="3C217DFC">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w:t>
            </w:r>
          </w:p>
        </w:tc>
        <w:tc>
          <w:tcPr>
            <w:tcW w:w="0" w:type="auto"/>
            <w:shd w:val="clear" w:color="auto" w:fill="auto"/>
            <w:tcMar>
              <w:top w:w="150" w:type="dxa"/>
              <w:left w:w="150" w:type="dxa"/>
              <w:bottom w:w="150" w:type="dxa"/>
              <w:right w:w="150" w:type="dxa"/>
            </w:tcMar>
          </w:tcPr>
          <w:p w14:paraId="6BEB1106">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w:t>
            </w:r>
          </w:p>
        </w:tc>
        <w:tc>
          <w:tcPr>
            <w:tcW w:w="0" w:type="auto"/>
            <w:shd w:val="clear" w:color="auto" w:fill="auto"/>
            <w:tcMar>
              <w:top w:w="150" w:type="dxa"/>
              <w:left w:w="150" w:type="dxa"/>
              <w:bottom w:w="150" w:type="dxa"/>
              <w:right w:w="150" w:type="dxa"/>
            </w:tcMar>
          </w:tcPr>
          <w:p w14:paraId="33F90346">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H</w:t>
            </w:r>
          </w:p>
        </w:tc>
        <w:tc>
          <w:tcPr>
            <w:tcW w:w="0" w:type="auto"/>
            <w:shd w:val="clear" w:color="auto" w:fill="auto"/>
            <w:tcMar>
              <w:top w:w="150" w:type="dxa"/>
              <w:left w:w="150" w:type="dxa"/>
              <w:bottom w:w="150" w:type="dxa"/>
              <w:right w:w="150" w:type="dxa"/>
            </w:tcMar>
          </w:tcPr>
          <w:p w14:paraId="72FF6413">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w:t>
            </w:r>
          </w:p>
        </w:tc>
        <w:tc>
          <w:tcPr>
            <w:tcW w:w="0" w:type="auto"/>
            <w:shd w:val="clear" w:color="auto" w:fill="auto"/>
            <w:tcMar>
              <w:top w:w="150" w:type="dxa"/>
              <w:left w:w="150" w:type="dxa"/>
              <w:bottom w:w="150" w:type="dxa"/>
              <w:right w:w="150" w:type="dxa"/>
            </w:tcMar>
          </w:tcPr>
          <w:p w14:paraId="4AAF3054">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A'B</w:t>
            </w:r>
          </w:p>
        </w:tc>
        <w:tc>
          <w:tcPr>
            <w:tcW w:w="0" w:type="auto"/>
            <w:shd w:val="clear" w:color="auto" w:fill="auto"/>
            <w:tcMar>
              <w:top w:w="150" w:type="dxa"/>
              <w:left w:w="150" w:type="dxa"/>
              <w:bottom w:w="150" w:type="dxa"/>
              <w:right w:w="150" w:type="dxa"/>
            </w:tcMar>
          </w:tcPr>
          <w:p w14:paraId="3DDDD112">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A+B'</w:t>
            </w:r>
          </w:p>
        </w:tc>
      </w:tr>
      <w:tr w14:paraId="36F01116">
        <w:tblPrEx>
          <w:tblCellMar>
            <w:top w:w="0" w:type="dxa"/>
            <w:left w:w="0" w:type="dxa"/>
            <w:bottom w:w="150" w:type="dxa"/>
            <w:right w:w="0" w:type="dxa"/>
          </w:tblCellMar>
        </w:tblPrEx>
        <w:trPr>
          <w:tblCellSpacing w:w="0" w:type="dxa"/>
          <w:jc w:val="center"/>
        </w:trPr>
        <w:tc>
          <w:tcPr>
            <w:tcW w:w="0" w:type="auto"/>
            <w:shd w:val="clear" w:color="auto" w:fill="auto"/>
            <w:tcMar>
              <w:top w:w="150" w:type="dxa"/>
              <w:left w:w="150" w:type="dxa"/>
              <w:bottom w:w="150" w:type="dxa"/>
              <w:right w:w="150" w:type="dxa"/>
            </w:tcMar>
          </w:tcPr>
          <w:p w14:paraId="027581A2">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w:t>
            </w:r>
          </w:p>
        </w:tc>
        <w:tc>
          <w:tcPr>
            <w:tcW w:w="0" w:type="auto"/>
            <w:shd w:val="clear" w:color="auto" w:fill="auto"/>
            <w:tcMar>
              <w:top w:w="150" w:type="dxa"/>
              <w:left w:w="150" w:type="dxa"/>
              <w:bottom w:w="150" w:type="dxa"/>
              <w:right w:w="150" w:type="dxa"/>
            </w:tcMar>
          </w:tcPr>
          <w:p w14:paraId="70FACC03">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w:t>
            </w:r>
          </w:p>
        </w:tc>
        <w:tc>
          <w:tcPr>
            <w:tcW w:w="0" w:type="auto"/>
            <w:shd w:val="clear" w:color="auto" w:fill="auto"/>
            <w:tcMar>
              <w:top w:w="150" w:type="dxa"/>
              <w:left w:w="150" w:type="dxa"/>
              <w:bottom w:w="150" w:type="dxa"/>
              <w:right w:w="150" w:type="dxa"/>
            </w:tcMar>
          </w:tcPr>
          <w:p w14:paraId="60718DB6">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H</w:t>
            </w:r>
          </w:p>
        </w:tc>
        <w:tc>
          <w:tcPr>
            <w:tcW w:w="0" w:type="auto"/>
            <w:shd w:val="clear" w:color="auto" w:fill="auto"/>
            <w:tcMar>
              <w:top w:w="150" w:type="dxa"/>
              <w:left w:w="150" w:type="dxa"/>
              <w:bottom w:w="150" w:type="dxa"/>
              <w:right w:w="150" w:type="dxa"/>
            </w:tcMar>
          </w:tcPr>
          <w:p w14:paraId="7F5676C6">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H</w:t>
            </w:r>
          </w:p>
        </w:tc>
        <w:tc>
          <w:tcPr>
            <w:tcW w:w="0" w:type="auto"/>
            <w:shd w:val="clear" w:color="auto" w:fill="auto"/>
            <w:tcMar>
              <w:top w:w="150" w:type="dxa"/>
              <w:left w:w="150" w:type="dxa"/>
              <w:bottom w:w="150" w:type="dxa"/>
              <w:right w:w="150" w:type="dxa"/>
            </w:tcMar>
          </w:tcPr>
          <w:p w14:paraId="33178D35">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Logic 0</w:t>
            </w:r>
          </w:p>
        </w:tc>
        <w:tc>
          <w:tcPr>
            <w:tcW w:w="0" w:type="auto"/>
            <w:shd w:val="clear" w:color="auto" w:fill="auto"/>
            <w:tcMar>
              <w:top w:w="150" w:type="dxa"/>
              <w:left w:w="150" w:type="dxa"/>
              <w:bottom w:w="150" w:type="dxa"/>
              <w:right w:w="150" w:type="dxa"/>
            </w:tcMar>
          </w:tcPr>
          <w:p w14:paraId="2990E6B9">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minus 1</w:t>
            </w:r>
          </w:p>
        </w:tc>
      </w:tr>
      <w:tr w14:paraId="73CAB6C4">
        <w:tblPrEx>
          <w:tblCellMar>
            <w:top w:w="0" w:type="dxa"/>
            <w:left w:w="0" w:type="dxa"/>
            <w:bottom w:w="150" w:type="dxa"/>
            <w:right w:w="0" w:type="dxa"/>
          </w:tblCellMar>
        </w:tblPrEx>
        <w:trPr>
          <w:tblCellSpacing w:w="0" w:type="dxa"/>
          <w:jc w:val="center"/>
        </w:trPr>
        <w:tc>
          <w:tcPr>
            <w:tcW w:w="0" w:type="auto"/>
            <w:shd w:val="clear" w:color="auto" w:fill="auto"/>
            <w:tcMar>
              <w:top w:w="150" w:type="dxa"/>
              <w:left w:w="150" w:type="dxa"/>
              <w:bottom w:w="150" w:type="dxa"/>
              <w:right w:w="150" w:type="dxa"/>
            </w:tcMar>
          </w:tcPr>
          <w:p w14:paraId="32CC5694">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w:t>
            </w:r>
          </w:p>
        </w:tc>
        <w:tc>
          <w:tcPr>
            <w:tcW w:w="0" w:type="auto"/>
            <w:shd w:val="clear" w:color="auto" w:fill="auto"/>
            <w:tcMar>
              <w:top w:w="150" w:type="dxa"/>
              <w:left w:w="150" w:type="dxa"/>
              <w:bottom w:w="150" w:type="dxa"/>
              <w:right w:w="150" w:type="dxa"/>
            </w:tcMar>
          </w:tcPr>
          <w:p w14:paraId="64224095">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H</w:t>
            </w:r>
          </w:p>
        </w:tc>
        <w:tc>
          <w:tcPr>
            <w:tcW w:w="0" w:type="auto"/>
            <w:shd w:val="clear" w:color="auto" w:fill="auto"/>
            <w:tcMar>
              <w:top w:w="150" w:type="dxa"/>
              <w:left w:w="150" w:type="dxa"/>
              <w:bottom w:w="150" w:type="dxa"/>
              <w:right w:w="150" w:type="dxa"/>
            </w:tcMar>
          </w:tcPr>
          <w:p w14:paraId="111485A6">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w:t>
            </w:r>
          </w:p>
        </w:tc>
        <w:tc>
          <w:tcPr>
            <w:tcW w:w="0" w:type="auto"/>
            <w:shd w:val="clear" w:color="auto" w:fill="auto"/>
            <w:tcMar>
              <w:top w:w="150" w:type="dxa"/>
              <w:left w:w="150" w:type="dxa"/>
              <w:bottom w:w="150" w:type="dxa"/>
              <w:right w:w="150" w:type="dxa"/>
            </w:tcMar>
          </w:tcPr>
          <w:p w14:paraId="5B57EBE6">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w:t>
            </w:r>
          </w:p>
        </w:tc>
        <w:tc>
          <w:tcPr>
            <w:tcW w:w="0" w:type="auto"/>
            <w:shd w:val="clear" w:color="auto" w:fill="auto"/>
            <w:tcMar>
              <w:top w:w="150" w:type="dxa"/>
              <w:left w:w="150" w:type="dxa"/>
              <w:bottom w:w="150" w:type="dxa"/>
              <w:right w:w="150" w:type="dxa"/>
            </w:tcMar>
          </w:tcPr>
          <w:p w14:paraId="5701B20B">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(AB)'</w:t>
            </w:r>
          </w:p>
        </w:tc>
        <w:tc>
          <w:tcPr>
            <w:tcW w:w="0" w:type="auto"/>
            <w:shd w:val="clear" w:color="auto" w:fill="auto"/>
            <w:tcMar>
              <w:top w:w="150" w:type="dxa"/>
              <w:left w:w="150" w:type="dxa"/>
              <w:bottom w:w="150" w:type="dxa"/>
              <w:right w:w="150" w:type="dxa"/>
            </w:tcMar>
          </w:tcPr>
          <w:p w14:paraId="77182184">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 plus AB'</w:t>
            </w:r>
          </w:p>
        </w:tc>
      </w:tr>
      <w:tr w14:paraId="60230383">
        <w:tblPrEx>
          <w:tblCellMar>
            <w:top w:w="0" w:type="dxa"/>
            <w:left w:w="0" w:type="dxa"/>
            <w:bottom w:w="150" w:type="dxa"/>
            <w:right w:w="0" w:type="dxa"/>
          </w:tblCellMar>
        </w:tblPrEx>
        <w:trPr>
          <w:tblCellSpacing w:w="0" w:type="dxa"/>
          <w:jc w:val="center"/>
        </w:trPr>
        <w:tc>
          <w:tcPr>
            <w:tcW w:w="0" w:type="auto"/>
            <w:shd w:val="clear" w:color="auto" w:fill="auto"/>
            <w:tcMar>
              <w:top w:w="150" w:type="dxa"/>
              <w:left w:w="150" w:type="dxa"/>
              <w:bottom w:w="150" w:type="dxa"/>
              <w:right w:w="150" w:type="dxa"/>
            </w:tcMar>
          </w:tcPr>
          <w:p w14:paraId="42D27A1C">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w:t>
            </w:r>
          </w:p>
        </w:tc>
        <w:tc>
          <w:tcPr>
            <w:tcW w:w="0" w:type="auto"/>
            <w:shd w:val="clear" w:color="auto" w:fill="auto"/>
            <w:tcMar>
              <w:top w:w="150" w:type="dxa"/>
              <w:left w:w="150" w:type="dxa"/>
              <w:bottom w:w="150" w:type="dxa"/>
              <w:right w:w="150" w:type="dxa"/>
            </w:tcMar>
          </w:tcPr>
          <w:p w14:paraId="1FA35638">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H</w:t>
            </w:r>
          </w:p>
        </w:tc>
        <w:tc>
          <w:tcPr>
            <w:tcW w:w="0" w:type="auto"/>
            <w:shd w:val="clear" w:color="auto" w:fill="auto"/>
            <w:tcMar>
              <w:top w:w="150" w:type="dxa"/>
              <w:left w:w="150" w:type="dxa"/>
              <w:bottom w:w="150" w:type="dxa"/>
              <w:right w:w="150" w:type="dxa"/>
            </w:tcMar>
          </w:tcPr>
          <w:p w14:paraId="582F7836">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w:t>
            </w:r>
          </w:p>
        </w:tc>
        <w:tc>
          <w:tcPr>
            <w:tcW w:w="0" w:type="auto"/>
            <w:shd w:val="clear" w:color="auto" w:fill="auto"/>
            <w:tcMar>
              <w:top w:w="150" w:type="dxa"/>
              <w:left w:w="150" w:type="dxa"/>
              <w:bottom w:w="150" w:type="dxa"/>
              <w:right w:w="150" w:type="dxa"/>
            </w:tcMar>
          </w:tcPr>
          <w:p w14:paraId="30238F9A">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H</w:t>
            </w:r>
          </w:p>
        </w:tc>
        <w:tc>
          <w:tcPr>
            <w:tcW w:w="0" w:type="auto"/>
            <w:shd w:val="clear" w:color="auto" w:fill="auto"/>
            <w:tcMar>
              <w:top w:w="150" w:type="dxa"/>
              <w:left w:w="150" w:type="dxa"/>
              <w:bottom w:w="150" w:type="dxa"/>
              <w:right w:w="150" w:type="dxa"/>
            </w:tcMar>
          </w:tcPr>
          <w:p w14:paraId="5F48D492">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B'</w:t>
            </w:r>
          </w:p>
        </w:tc>
        <w:tc>
          <w:tcPr>
            <w:tcW w:w="0" w:type="auto"/>
            <w:shd w:val="clear" w:color="auto" w:fill="auto"/>
            <w:tcMar>
              <w:top w:w="150" w:type="dxa"/>
              <w:left w:w="150" w:type="dxa"/>
              <w:bottom w:w="150" w:type="dxa"/>
              <w:right w:w="150" w:type="dxa"/>
            </w:tcMar>
          </w:tcPr>
          <w:p w14:paraId="080FC5C6">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 + B) plus AB'</w:t>
            </w:r>
          </w:p>
        </w:tc>
      </w:tr>
      <w:tr w14:paraId="259B3D55">
        <w:tblPrEx>
          <w:tblCellMar>
            <w:top w:w="0" w:type="dxa"/>
            <w:left w:w="0" w:type="dxa"/>
            <w:bottom w:w="150" w:type="dxa"/>
            <w:right w:w="0" w:type="dxa"/>
          </w:tblCellMar>
        </w:tblPrEx>
        <w:trPr>
          <w:tblCellSpacing w:w="0" w:type="dxa"/>
          <w:jc w:val="center"/>
        </w:trPr>
        <w:tc>
          <w:tcPr>
            <w:tcW w:w="0" w:type="auto"/>
            <w:shd w:val="clear" w:color="auto" w:fill="auto"/>
            <w:tcMar>
              <w:top w:w="150" w:type="dxa"/>
              <w:left w:w="150" w:type="dxa"/>
              <w:bottom w:w="150" w:type="dxa"/>
              <w:right w:w="150" w:type="dxa"/>
            </w:tcMar>
          </w:tcPr>
          <w:p w14:paraId="3A4A967A">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w:t>
            </w:r>
          </w:p>
        </w:tc>
        <w:tc>
          <w:tcPr>
            <w:tcW w:w="0" w:type="auto"/>
            <w:shd w:val="clear" w:color="auto" w:fill="auto"/>
            <w:tcMar>
              <w:top w:w="150" w:type="dxa"/>
              <w:left w:w="150" w:type="dxa"/>
              <w:bottom w:w="150" w:type="dxa"/>
              <w:right w:w="150" w:type="dxa"/>
            </w:tcMar>
          </w:tcPr>
          <w:p w14:paraId="5A7B90A6">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H</w:t>
            </w:r>
          </w:p>
        </w:tc>
        <w:tc>
          <w:tcPr>
            <w:tcW w:w="0" w:type="auto"/>
            <w:shd w:val="clear" w:color="auto" w:fill="auto"/>
            <w:tcMar>
              <w:top w:w="150" w:type="dxa"/>
              <w:left w:w="150" w:type="dxa"/>
              <w:bottom w:w="150" w:type="dxa"/>
              <w:right w:w="150" w:type="dxa"/>
            </w:tcMar>
          </w:tcPr>
          <w:p w14:paraId="51691156">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H</w:t>
            </w:r>
          </w:p>
        </w:tc>
        <w:tc>
          <w:tcPr>
            <w:tcW w:w="0" w:type="auto"/>
            <w:shd w:val="clear" w:color="auto" w:fill="auto"/>
            <w:tcMar>
              <w:top w:w="150" w:type="dxa"/>
              <w:left w:w="150" w:type="dxa"/>
              <w:bottom w:w="150" w:type="dxa"/>
              <w:right w:w="150" w:type="dxa"/>
            </w:tcMar>
          </w:tcPr>
          <w:p w14:paraId="46CAF2B3">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w:t>
            </w:r>
          </w:p>
        </w:tc>
        <w:tc>
          <w:tcPr>
            <w:tcW w:w="0" w:type="auto"/>
            <w:shd w:val="clear" w:color="auto" w:fill="auto"/>
            <w:tcMar>
              <w:top w:w="150" w:type="dxa"/>
              <w:left w:w="150" w:type="dxa"/>
              <w:bottom w:w="150" w:type="dxa"/>
              <w:right w:w="150" w:type="dxa"/>
            </w:tcMar>
          </w:tcPr>
          <w:p w14:paraId="72CD8A6D">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A </w:t>
            </w:r>
            <w:r>
              <w:rPr>
                <w:rFonts w:ascii="Cambria Math" w:hAnsi="Cambria Math" w:cs="Cambria Math"/>
                <w:color w:val="000000" w:themeColor="text1"/>
                <w:sz w:val="20"/>
                <w:szCs w:val="20"/>
                <w14:textFill>
                  <w14:solidFill>
                    <w14:schemeClr w14:val="tx1"/>
                  </w14:solidFill>
                </w14:textFill>
              </w:rPr>
              <w:t>⊕</w:t>
            </w:r>
            <w:r>
              <w:rPr>
                <w:rFonts w:ascii="Times New Roman" w:hAnsi="Times New Roman" w:cs="Times New Roman"/>
                <w:color w:val="000000" w:themeColor="text1"/>
                <w:sz w:val="20"/>
                <w:szCs w:val="20"/>
                <w14:textFill>
                  <w14:solidFill>
                    <w14:schemeClr w14:val="tx1"/>
                  </w14:solidFill>
                </w14:textFill>
              </w:rPr>
              <w:t xml:space="preserve"> B</w:t>
            </w:r>
          </w:p>
        </w:tc>
        <w:tc>
          <w:tcPr>
            <w:tcW w:w="0" w:type="auto"/>
            <w:shd w:val="clear" w:color="auto" w:fill="auto"/>
            <w:tcMar>
              <w:top w:w="150" w:type="dxa"/>
              <w:left w:w="150" w:type="dxa"/>
              <w:bottom w:w="150" w:type="dxa"/>
              <w:right w:w="150" w:type="dxa"/>
            </w:tcMar>
          </w:tcPr>
          <w:p w14:paraId="524469CA">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 minus B minus 1</w:t>
            </w:r>
          </w:p>
        </w:tc>
      </w:tr>
      <w:tr w14:paraId="1D983829">
        <w:tblPrEx>
          <w:tblCellMar>
            <w:top w:w="0" w:type="dxa"/>
            <w:left w:w="0" w:type="dxa"/>
            <w:bottom w:w="150" w:type="dxa"/>
            <w:right w:w="0" w:type="dxa"/>
          </w:tblCellMar>
        </w:tblPrEx>
        <w:trPr>
          <w:tblCellSpacing w:w="0" w:type="dxa"/>
          <w:jc w:val="center"/>
        </w:trPr>
        <w:tc>
          <w:tcPr>
            <w:tcW w:w="0" w:type="auto"/>
            <w:shd w:val="clear" w:color="auto" w:fill="auto"/>
            <w:tcMar>
              <w:top w:w="150" w:type="dxa"/>
              <w:left w:w="150" w:type="dxa"/>
              <w:bottom w:w="150" w:type="dxa"/>
              <w:right w:w="150" w:type="dxa"/>
            </w:tcMar>
          </w:tcPr>
          <w:p w14:paraId="4F8C9C47">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w:t>
            </w:r>
          </w:p>
        </w:tc>
        <w:tc>
          <w:tcPr>
            <w:tcW w:w="0" w:type="auto"/>
            <w:shd w:val="clear" w:color="auto" w:fill="auto"/>
            <w:tcMar>
              <w:top w:w="150" w:type="dxa"/>
              <w:left w:w="150" w:type="dxa"/>
              <w:bottom w:w="150" w:type="dxa"/>
              <w:right w:w="150" w:type="dxa"/>
            </w:tcMar>
          </w:tcPr>
          <w:p w14:paraId="605424AF">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H</w:t>
            </w:r>
          </w:p>
        </w:tc>
        <w:tc>
          <w:tcPr>
            <w:tcW w:w="0" w:type="auto"/>
            <w:shd w:val="clear" w:color="auto" w:fill="auto"/>
            <w:tcMar>
              <w:top w:w="150" w:type="dxa"/>
              <w:left w:w="150" w:type="dxa"/>
              <w:bottom w:w="150" w:type="dxa"/>
              <w:right w:w="150" w:type="dxa"/>
            </w:tcMar>
          </w:tcPr>
          <w:p w14:paraId="17104610">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H</w:t>
            </w:r>
          </w:p>
        </w:tc>
        <w:tc>
          <w:tcPr>
            <w:tcW w:w="0" w:type="auto"/>
            <w:shd w:val="clear" w:color="auto" w:fill="auto"/>
            <w:tcMar>
              <w:top w:w="150" w:type="dxa"/>
              <w:left w:w="150" w:type="dxa"/>
              <w:bottom w:w="150" w:type="dxa"/>
              <w:right w:w="150" w:type="dxa"/>
            </w:tcMar>
          </w:tcPr>
          <w:p w14:paraId="665C8A49">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H</w:t>
            </w:r>
          </w:p>
        </w:tc>
        <w:tc>
          <w:tcPr>
            <w:tcW w:w="0" w:type="auto"/>
            <w:shd w:val="clear" w:color="auto" w:fill="auto"/>
            <w:tcMar>
              <w:top w:w="150" w:type="dxa"/>
              <w:left w:w="150" w:type="dxa"/>
              <w:bottom w:w="150" w:type="dxa"/>
              <w:right w:w="150" w:type="dxa"/>
            </w:tcMar>
          </w:tcPr>
          <w:p w14:paraId="0731EE63">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AB'</w:t>
            </w:r>
          </w:p>
        </w:tc>
        <w:tc>
          <w:tcPr>
            <w:tcW w:w="0" w:type="auto"/>
            <w:shd w:val="clear" w:color="auto" w:fill="auto"/>
            <w:tcMar>
              <w:top w:w="150" w:type="dxa"/>
              <w:left w:w="150" w:type="dxa"/>
              <w:bottom w:w="150" w:type="dxa"/>
              <w:right w:w="150" w:type="dxa"/>
            </w:tcMar>
          </w:tcPr>
          <w:p w14:paraId="2192F39B">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AB minus 1</w:t>
            </w:r>
          </w:p>
        </w:tc>
      </w:tr>
      <w:tr w14:paraId="14399D2D">
        <w:tblPrEx>
          <w:tblCellMar>
            <w:top w:w="0" w:type="dxa"/>
            <w:left w:w="0" w:type="dxa"/>
            <w:bottom w:w="150" w:type="dxa"/>
            <w:right w:w="0" w:type="dxa"/>
          </w:tblCellMar>
        </w:tblPrEx>
        <w:trPr>
          <w:tblCellSpacing w:w="0" w:type="dxa"/>
          <w:jc w:val="center"/>
        </w:trPr>
        <w:tc>
          <w:tcPr>
            <w:tcW w:w="0" w:type="auto"/>
            <w:shd w:val="clear" w:color="auto" w:fill="auto"/>
            <w:tcMar>
              <w:top w:w="150" w:type="dxa"/>
              <w:left w:w="150" w:type="dxa"/>
              <w:bottom w:w="150" w:type="dxa"/>
              <w:right w:w="150" w:type="dxa"/>
            </w:tcMar>
          </w:tcPr>
          <w:p w14:paraId="73AF2EDE">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H</w:t>
            </w:r>
          </w:p>
        </w:tc>
        <w:tc>
          <w:tcPr>
            <w:tcW w:w="0" w:type="auto"/>
            <w:shd w:val="clear" w:color="auto" w:fill="auto"/>
            <w:tcMar>
              <w:top w:w="150" w:type="dxa"/>
              <w:left w:w="150" w:type="dxa"/>
              <w:bottom w:w="150" w:type="dxa"/>
              <w:right w:w="150" w:type="dxa"/>
            </w:tcMar>
          </w:tcPr>
          <w:p w14:paraId="22A600C6">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w:t>
            </w:r>
          </w:p>
        </w:tc>
        <w:tc>
          <w:tcPr>
            <w:tcW w:w="0" w:type="auto"/>
            <w:shd w:val="clear" w:color="auto" w:fill="auto"/>
            <w:tcMar>
              <w:top w:w="150" w:type="dxa"/>
              <w:left w:w="150" w:type="dxa"/>
              <w:bottom w:w="150" w:type="dxa"/>
              <w:right w:w="150" w:type="dxa"/>
            </w:tcMar>
          </w:tcPr>
          <w:p w14:paraId="557864CD">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w:t>
            </w:r>
          </w:p>
        </w:tc>
        <w:tc>
          <w:tcPr>
            <w:tcW w:w="0" w:type="auto"/>
            <w:shd w:val="clear" w:color="auto" w:fill="auto"/>
            <w:tcMar>
              <w:top w:w="150" w:type="dxa"/>
              <w:left w:w="150" w:type="dxa"/>
              <w:bottom w:w="150" w:type="dxa"/>
              <w:right w:w="150" w:type="dxa"/>
            </w:tcMar>
          </w:tcPr>
          <w:p w14:paraId="06BFE125">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w:t>
            </w:r>
          </w:p>
        </w:tc>
        <w:tc>
          <w:tcPr>
            <w:tcW w:w="0" w:type="auto"/>
            <w:shd w:val="clear" w:color="auto" w:fill="auto"/>
            <w:tcMar>
              <w:top w:w="150" w:type="dxa"/>
              <w:left w:w="150" w:type="dxa"/>
              <w:bottom w:w="150" w:type="dxa"/>
              <w:right w:w="150" w:type="dxa"/>
            </w:tcMar>
          </w:tcPr>
          <w:p w14:paraId="0A2D05A9">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A'+B</w:t>
            </w:r>
          </w:p>
        </w:tc>
        <w:tc>
          <w:tcPr>
            <w:tcW w:w="0" w:type="auto"/>
            <w:shd w:val="clear" w:color="auto" w:fill="auto"/>
            <w:tcMar>
              <w:top w:w="150" w:type="dxa"/>
              <w:left w:w="150" w:type="dxa"/>
              <w:bottom w:w="150" w:type="dxa"/>
              <w:right w:w="150" w:type="dxa"/>
            </w:tcMar>
          </w:tcPr>
          <w:p w14:paraId="7C3EE73A">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 plus AB</w:t>
            </w:r>
          </w:p>
        </w:tc>
      </w:tr>
      <w:tr w14:paraId="1B506368">
        <w:tblPrEx>
          <w:tblCellMar>
            <w:top w:w="0" w:type="dxa"/>
            <w:left w:w="0" w:type="dxa"/>
            <w:bottom w:w="150" w:type="dxa"/>
            <w:right w:w="0" w:type="dxa"/>
          </w:tblCellMar>
        </w:tblPrEx>
        <w:trPr>
          <w:tblCellSpacing w:w="0" w:type="dxa"/>
          <w:jc w:val="center"/>
        </w:trPr>
        <w:tc>
          <w:tcPr>
            <w:tcW w:w="0" w:type="auto"/>
            <w:shd w:val="clear" w:color="auto" w:fill="auto"/>
            <w:tcMar>
              <w:top w:w="150" w:type="dxa"/>
              <w:left w:w="150" w:type="dxa"/>
              <w:bottom w:w="150" w:type="dxa"/>
              <w:right w:w="150" w:type="dxa"/>
            </w:tcMar>
          </w:tcPr>
          <w:p w14:paraId="014F79A1">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H</w:t>
            </w:r>
          </w:p>
        </w:tc>
        <w:tc>
          <w:tcPr>
            <w:tcW w:w="0" w:type="auto"/>
            <w:shd w:val="clear" w:color="auto" w:fill="auto"/>
            <w:tcMar>
              <w:top w:w="150" w:type="dxa"/>
              <w:left w:w="150" w:type="dxa"/>
              <w:bottom w:w="150" w:type="dxa"/>
              <w:right w:w="150" w:type="dxa"/>
            </w:tcMar>
          </w:tcPr>
          <w:p w14:paraId="60F9C464">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w:t>
            </w:r>
          </w:p>
        </w:tc>
        <w:tc>
          <w:tcPr>
            <w:tcW w:w="0" w:type="auto"/>
            <w:shd w:val="clear" w:color="auto" w:fill="auto"/>
            <w:tcMar>
              <w:top w:w="150" w:type="dxa"/>
              <w:left w:w="150" w:type="dxa"/>
              <w:bottom w:w="150" w:type="dxa"/>
              <w:right w:w="150" w:type="dxa"/>
            </w:tcMar>
          </w:tcPr>
          <w:p w14:paraId="68F0254A">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w:t>
            </w:r>
          </w:p>
        </w:tc>
        <w:tc>
          <w:tcPr>
            <w:tcW w:w="0" w:type="auto"/>
            <w:shd w:val="clear" w:color="auto" w:fill="auto"/>
            <w:tcMar>
              <w:top w:w="150" w:type="dxa"/>
              <w:left w:w="150" w:type="dxa"/>
              <w:bottom w:w="150" w:type="dxa"/>
              <w:right w:w="150" w:type="dxa"/>
            </w:tcMar>
          </w:tcPr>
          <w:p w14:paraId="5FD381F0">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H</w:t>
            </w:r>
          </w:p>
        </w:tc>
        <w:tc>
          <w:tcPr>
            <w:tcW w:w="0" w:type="auto"/>
            <w:shd w:val="clear" w:color="auto" w:fill="auto"/>
            <w:tcMar>
              <w:top w:w="150" w:type="dxa"/>
              <w:left w:w="150" w:type="dxa"/>
              <w:bottom w:w="150" w:type="dxa"/>
              <w:right w:w="150" w:type="dxa"/>
            </w:tcMar>
          </w:tcPr>
          <w:p w14:paraId="502CD045">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 xml:space="preserve">(A </w:t>
            </w:r>
            <w:r>
              <w:rPr>
                <w:rFonts w:ascii="Cambria Math" w:hAnsi="Cambria Math" w:cs="Cambria Math"/>
                <w:color w:val="000000" w:themeColor="text1"/>
                <w:sz w:val="20"/>
                <w:szCs w:val="20"/>
                <w14:textFill>
                  <w14:solidFill>
                    <w14:schemeClr w14:val="tx1"/>
                  </w14:solidFill>
                </w14:textFill>
              </w:rPr>
              <w:t>⊕</w:t>
            </w:r>
            <w:r>
              <w:rPr>
                <w:rFonts w:ascii="Times New Roman" w:hAnsi="Times New Roman" w:cs="Times New Roman"/>
                <w:color w:val="000000" w:themeColor="text1"/>
                <w:sz w:val="20"/>
                <w:szCs w:val="20"/>
                <w14:textFill>
                  <w14:solidFill>
                    <w14:schemeClr w14:val="tx1"/>
                  </w14:solidFill>
                </w14:textFill>
              </w:rPr>
              <w:t xml:space="preserve"> B)'</w:t>
            </w:r>
          </w:p>
        </w:tc>
        <w:tc>
          <w:tcPr>
            <w:tcW w:w="0" w:type="auto"/>
            <w:shd w:val="clear" w:color="auto" w:fill="auto"/>
            <w:tcMar>
              <w:top w:w="150" w:type="dxa"/>
              <w:left w:w="150" w:type="dxa"/>
              <w:bottom w:w="150" w:type="dxa"/>
              <w:right w:w="150" w:type="dxa"/>
            </w:tcMar>
          </w:tcPr>
          <w:p w14:paraId="623EB91C">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 plus B</w:t>
            </w:r>
          </w:p>
        </w:tc>
      </w:tr>
      <w:tr w14:paraId="6D30925B">
        <w:tblPrEx>
          <w:tblCellMar>
            <w:top w:w="0" w:type="dxa"/>
            <w:left w:w="0" w:type="dxa"/>
            <w:bottom w:w="150" w:type="dxa"/>
            <w:right w:w="0" w:type="dxa"/>
          </w:tblCellMar>
        </w:tblPrEx>
        <w:trPr>
          <w:tblCellSpacing w:w="0" w:type="dxa"/>
          <w:jc w:val="center"/>
        </w:trPr>
        <w:tc>
          <w:tcPr>
            <w:tcW w:w="0" w:type="auto"/>
            <w:shd w:val="clear" w:color="auto" w:fill="auto"/>
            <w:tcMar>
              <w:top w:w="150" w:type="dxa"/>
              <w:left w:w="150" w:type="dxa"/>
              <w:bottom w:w="150" w:type="dxa"/>
              <w:right w:w="150" w:type="dxa"/>
            </w:tcMar>
          </w:tcPr>
          <w:p w14:paraId="76024666">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H</w:t>
            </w:r>
          </w:p>
        </w:tc>
        <w:tc>
          <w:tcPr>
            <w:tcW w:w="0" w:type="auto"/>
            <w:shd w:val="clear" w:color="auto" w:fill="auto"/>
            <w:tcMar>
              <w:top w:w="150" w:type="dxa"/>
              <w:left w:w="150" w:type="dxa"/>
              <w:bottom w:w="150" w:type="dxa"/>
              <w:right w:w="150" w:type="dxa"/>
            </w:tcMar>
          </w:tcPr>
          <w:p w14:paraId="5053AB0B">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w:t>
            </w:r>
          </w:p>
        </w:tc>
        <w:tc>
          <w:tcPr>
            <w:tcW w:w="0" w:type="auto"/>
            <w:shd w:val="clear" w:color="auto" w:fill="auto"/>
            <w:tcMar>
              <w:top w:w="150" w:type="dxa"/>
              <w:left w:w="150" w:type="dxa"/>
              <w:bottom w:w="150" w:type="dxa"/>
              <w:right w:w="150" w:type="dxa"/>
            </w:tcMar>
          </w:tcPr>
          <w:p w14:paraId="34D5A5BB">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H</w:t>
            </w:r>
          </w:p>
        </w:tc>
        <w:tc>
          <w:tcPr>
            <w:tcW w:w="0" w:type="auto"/>
            <w:shd w:val="clear" w:color="auto" w:fill="auto"/>
            <w:tcMar>
              <w:top w:w="150" w:type="dxa"/>
              <w:left w:w="150" w:type="dxa"/>
              <w:bottom w:w="150" w:type="dxa"/>
              <w:right w:w="150" w:type="dxa"/>
            </w:tcMar>
          </w:tcPr>
          <w:p w14:paraId="0343BD85">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w:t>
            </w:r>
          </w:p>
        </w:tc>
        <w:tc>
          <w:tcPr>
            <w:tcW w:w="0" w:type="auto"/>
            <w:shd w:val="clear" w:color="auto" w:fill="auto"/>
            <w:tcMar>
              <w:top w:w="150" w:type="dxa"/>
              <w:left w:w="150" w:type="dxa"/>
              <w:bottom w:w="150" w:type="dxa"/>
              <w:right w:w="150" w:type="dxa"/>
            </w:tcMar>
          </w:tcPr>
          <w:p w14:paraId="58CA4ED6">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B</w:t>
            </w:r>
          </w:p>
        </w:tc>
        <w:tc>
          <w:tcPr>
            <w:tcW w:w="0" w:type="auto"/>
            <w:shd w:val="clear" w:color="auto" w:fill="auto"/>
            <w:tcMar>
              <w:top w:w="150" w:type="dxa"/>
              <w:left w:w="150" w:type="dxa"/>
              <w:bottom w:w="150" w:type="dxa"/>
              <w:right w:w="150" w:type="dxa"/>
            </w:tcMar>
          </w:tcPr>
          <w:p w14:paraId="643F586F">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 + B') plus AB</w:t>
            </w:r>
          </w:p>
        </w:tc>
      </w:tr>
      <w:tr w14:paraId="0DC34D58">
        <w:tblPrEx>
          <w:tblCellMar>
            <w:top w:w="0" w:type="dxa"/>
            <w:left w:w="0" w:type="dxa"/>
            <w:bottom w:w="150" w:type="dxa"/>
            <w:right w:w="0" w:type="dxa"/>
          </w:tblCellMar>
        </w:tblPrEx>
        <w:trPr>
          <w:tblCellSpacing w:w="0" w:type="dxa"/>
          <w:jc w:val="center"/>
        </w:trPr>
        <w:tc>
          <w:tcPr>
            <w:tcW w:w="0" w:type="auto"/>
            <w:shd w:val="clear" w:color="auto" w:fill="auto"/>
            <w:tcMar>
              <w:top w:w="150" w:type="dxa"/>
              <w:left w:w="150" w:type="dxa"/>
              <w:bottom w:w="150" w:type="dxa"/>
              <w:right w:w="150" w:type="dxa"/>
            </w:tcMar>
          </w:tcPr>
          <w:p w14:paraId="7B6BACCF">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H</w:t>
            </w:r>
          </w:p>
        </w:tc>
        <w:tc>
          <w:tcPr>
            <w:tcW w:w="0" w:type="auto"/>
            <w:shd w:val="clear" w:color="auto" w:fill="auto"/>
            <w:tcMar>
              <w:top w:w="150" w:type="dxa"/>
              <w:left w:w="150" w:type="dxa"/>
              <w:bottom w:w="150" w:type="dxa"/>
              <w:right w:w="150" w:type="dxa"/>
            </w:tcMar>
          </w:tcPr>
          <w:p w14:paraId="6CD175DC">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w:t>
            </w:r>
          </w:p>
        </w:tc>
        <w:tc>
          <w:tcPr>
            <w:tcW w:w="0" w:type="auto"/>
            <w:shd w:val="clear" w:color="auto" w:fill="auto"/>
            <w:tcMar>
              <w:top w:w="150" w:type="dxa"/>
              <w:left w:w="150" w:type="dxa"/>
              <w:bottom w:w="150" w:type="dxa"/>
              <w:right w:w="150" w:type="dxa"/>
            </w:tcMar>
          </w:tcPr>
          <w:p w14:paraId="3AA37215">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H</w:t>
            </w:r>
          </w:p>
        </w:tc>
        <w:tc>
          <w:tcPr>
            <w:tcW w:w="0" w:type="auto"/>
            <w:shd w:val="clear" w:color="auto" w:fill="auto"/>
            <w:tcMar>
              <w:top w:w="150" w:type="dxa"/>
              <w:left w:w="150" w:type="dxa"/>
              <w:bottom w:w="150" w:type="dxa"/>
              <w:right w:w="150" w:type="dxa"/>
            </w:tcMar>
          </w:tcPr>
          <w:p w14:paraId="2B5C5E88">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H</w:t>
            </w:r>
          </w:p>
        </w:tc>
        <w:tc>
          <w:tcPr>
            <w:tcW w:w="0" w:type="auto"/>
            <w:shd w:val="clear" w:color="auto" w:fill="auto"/>
            <w:tcMar>
              <w:top w:w="150" w:type="dxa"/>
              <w:left w:w="150" w:type="dxa"/>
              <w:bottom w:w="150" w:type="dxa"/>
              <w:right w:w="150" w:type="dxa"/>
            </w:tcMar>
          </w:tcPr>
          <w:p w14:paraId="11A34526">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AB</w:t>
            </w:r>
          </w:p>
        </w:tc>
        <w:tc>
          <w:tcPr>
            <w:tcW w:w="0" w:type="auto"/>
            <w:shd w:val="clear" w:color="auto" w:fill="auto"/>
            <w:tcMar>
              <w:top w:w="150" w:type="dxa"/>
              <w:left w:w="150" w:type="dxa"/>
              <w:bottom w:w="150" w:type="dxa"/>
              <w:right w:w="150" w:type="dxa"/>
            </w:tcMar>
          </w:tcPr>
          <w:p w14:paraId="3FA0900E">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AB minus 1</w:t>
            </w:r>
          </w:p>
        </w:tc>
      </w:tr>
      <w:tr w14:paraId="699EB228">
        <w:tblPrEx>
          <w:tblCellMar>
            <w:top w:w="0" w:type="dxa"/>
            <w:left w:w="0" w:type="dxa"/>
            <w:bottom w:w="150" w:type="dxa"/>
            <w:right w:w="0" w:type="dxa"/>
          </w:tblCellMar>
        </w:tblPrEx>
        <w:trPr>
          <w:tblCellSpacing w:w="0" w:type="dxa"/>
          <w:jc w:val="center"/>
        </w:trPr>
        <w:tc>
          <w:tcPr>
            <w:tcW w:w="0" w:type="auto"/>
            <w:shd w:val="clear" w:color="auto" w:fill="auto"/>
            <w:tcMar>
              <w:top w:w="150" w:type="dxa"/>
              <w:left w:w="150" w:type="dxa"/>
              <w:bottom w:w="150" w:type="dxa"/>
              <w:right w:w="150" w:type="dxa"/>
            </w:tcMar>
          </w:tcPr>
          <w:p w14:paraId="187ADDCC">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H</w:t>
            </w:r>
          </w:p>
        </w:tc>
        <w:tc>
          <w:tcPr>
            <w:tcW w:w="0" w:type="auto"/>
            <w:shd w:val="clear" w:color="auto" w:fill="auto"/>
            <w:tcMar>
              <w:top w:w="150" w:type="dxa"/>
              <w:left w:w="150" w:type="dxa"/>
              <w:bottom w:w="150" w:type="dxa"/>
              <w:right w:w="150" w:type="dxa"/>
            </w:tcMar>
          </w:tcPr>
          <w:p w14:paraId="3C9B90C2">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H</w:t>
            </w:r>
          </w:p>
        </w:tc>
        <w:tc>
          <w:tcPr>
            <w:tcW w:w="0" w:type="auto"/>
            <w:shd w:val="clear" w:color="auto" w:fill="auto"/>
            <w:tcMar>
              <w:top w:w="150" w:type="dxa"/>
              <w:left w:w="150" w:type="dxa"/>
              <w:bottom w:w="150" w:type="dxa"/>
              <w:right w:w="150" w:type="dxa"/>
            </w:tcMar>
          </w:tcPr>
          <w:p w14:paraId="370D3E6A">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w:t>
            </w:r>
          </w:p>
        </w:tc>
        <w:tc>
          <w:tcPr>
            <w:tcW w:w="0" w:type="auto"/>
            <w:shd w:val="clear" w:color="auto" w:fill="auto"/>
            <w:tcMar>
              <w:top w:w="150" w:type="dxa"/>
              <w:left w:w="150" w:type="dxa"/>
              <w:bottom w:w="150" w:type="dxa"/>
              <w:right w:w="150" w:type="dxa"/>
            </w:tcMar>
          </w:tcPr>
          <w:p w14:paraId="12203D7B">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w:t>
            </w:r>
          </w:p>
        </w:tc>
        <w:tc>
          <w:tcPr>
            <w:tcW w:w="0" w:type="auto"/>
            <w:shd w:val="clear" w:color="auto" w:fill="auto"/>
            <w:tcMar>
              <w:top w:w="150" w:type="dxa"/>
              <w:left w:w="150" w:type="dxa"/>
              <w:bottom w:w="150" w:type="dxa"/>
              <w:right w:w="150" w:type="dxa"/>
            </w:tcMar>
          </w:tcPr>
          <w:p w14:paraId="79E34A68">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Logic 1</w:t>
            </w:r>
          </w:p>
        </w:tc>
        <w:tc>
          <w:tcPr>
            <w:tcW w:w="0" w:type="auto"/>
            <w:shd w:val="clear" w:color="auto" w:fill="auto"/>
            <w:tcMar>
              <w:top w:w="150" w:type="dxa"/>
              <w:left w:w="150" w:type="dxa"/>
              <w:bottom w:w="150" w:type="dxa"/>
              <w:right w:w="150" w:type="dxa"/>
            </w:tcMar>
          </w:tcPr>
          <w:p w14:paraId="1FAA76DD">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 plus A (Note 1)</w:t>
            </w:r>
          </w:p>
        </w:tc>
      </w:tr>
      <w:tr w14:paraId="7AA762F0">
        <w:tblPrEx>
          <w:tblCellMar>
            <w:top w:w="0" w:type="dxa"/>
            <w:left w:w="0" w:type="dxa"/>
            <w:bottom w:w="150" w:type="dxa"/>
            <w:right w:w="0" w:type="dxa"/>
          </w:tblCellMar>
        </w:tblPrEx>
        <w:trPr>
          <w:tblCellSpacing w:w="0" w:type="dxa"/>
          <w:jc w:val="center"/>
        </w:trPr>
        <w:tc>
          <w:tcPr>
            <w:tcW w:w="0" w:type="auto"/>
            <w:shd w:val="clear" w:color="auto" w:fill="auto"/>
            <w:tcMar>
              <w:top w:w="150" w:type="dxa"/>
              <w:left w:w="150" w:type="dxa"/>
              <w:bottom w:w="150" w:type="dxa"/>
              <w:right w:w="150" w:type="dxa"/>
            </w:tcMar>
          </w:tcPr>
          <w:p w14:paraId="08259961">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H</w:t>
            </w:r>
          </w:p>
        </w:tc>
        <w:tc>
          <w:tcPr>
            <w:tcW w:w="0" w:type="auto"/>
            <w:shd w:val="clear" w:color="auto" w:fill="auto"/>
            <w:tcMar>
              <w:top w:w="150" w:type="dxa"/>
              <w:left w:w="150" w:type="dxa"/>
              <w:bottom w:w="150" w:type="dxa"/>
              <w:right w:w="150" w:type="dxa"/>
            </w:tcMar>
          </w:tcPr>
          <w:p w14:paraId="2579C07C">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H</w:t>
            </w:r>
          </w:p>
        </w:tc>
        <w:tc>
          <w:tcPr>
            <w:tcW w:w="0" w:type="auto"/>
            <w:shd w:val="clear" w:color="auto" w:fill="auto"/>
            <w:tcMar>
              <w:top w:w="150" w:type="dxa"/>
              <w:left w:w="150" w:type="dxa"/>
              <w:bottom w:w="150" w:type="dxa"/>
              <w:right w:w="150" w:type="dxa"/>
            </w:tcMar>
          </w:tcPr>
          <w:p w14:paraId="4ADA08E6">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w:t>
            </w:r>
          </w:p>
        </w:tc>
        <w:tc>
          <w:tcPr>
            <w:tcW w:w="0" w:type="auto"/>
            <w:shd w:val="clear" w:color="auto" w:fill="auto"/>
            <w:tcMar>
              <w:top w:w="150" w:type="dxa"/>
              <w:left w:w="150" w:type="dxa"/>
              <w:bottom w:w="150" w:type="dxa"/>
              <w:right w:w="150" w:type="dxa"/>
            </w:tcMar>
          </w:tcPr>
          <w:p w14:paraId="29942DB5">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H</w:t>
            </w:r>
          </w:p>
        </w:tc>
        <w:tc>
          <w:tcPr>
            <w:tcW w:w="0" w:type="auto"/>
            <w:shd w:val="clear" w:color="auto" w:fill="auto"/>
            <w:tcMar>
              <w:top w:w="150" w:type="dxa"/>
              <w:left w:w="150" w:type="dxa"/>
              <w:bottom w:w="150" w:type="dxa"/>
              <w:right w:w="150" w:type="dxa"/>
            </w:tcMar>
          </w:tcPr>
          <w:p w14:paraId="34AA3D8A">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A+B'</w:t>
            </w:r>
          </w:p>
        </w:tc>
        <w:tc>
          <w:tcPr>
            <w:tcW w:w="0" w:type="auto"/>
            <w:shd w:val="clear" w:color="auto" w:fill="auto"/>
            <w:tcMar>
              <w:top w:w="150" w:type="dxa"/>
              <w:left w:w="150" w:type="dxa"/>
              <w:bottom w:w="150" w:type="dxa"/>
              <w:right w:w="150" w:type="dxa"/>
            </w:tcMar>
          </w:tcPr>
          <w:p w14:paraId="0207A73C">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 + B) plus A</w:t>
            </w:r>
          </w:p>
        </w:tc>
      </w:tr>
      <w:tr w14:paraId="244AB5C4">
        <w:tblPrEx>
          <w:tblCellMar>
            <w:top w:w="0" w:type="dxa"/>
            <w:left w:w="0" w:type="dxa"/>
            <w:bottom w:w="150" w:type="dxa"/>
            <w:right w:w="0" w:type="dxa"/>
          </w:tblCellMar>
        </w:tblPrEx>
        <w:trPr>
          <w:tblCellSpacing w:w="0" w:type="dxa"/>
          <w:jc w:val="center"/>
        </w:trPr>
        <w:tc>
          <w:tcPr>
            <w:tcW w:w="0" w:type="auto"/>
            <w:shd w:val="clear" w:color="auto" w:fill="auto"/>
            <w:tcMar>
              <w:top w:w="150" w:type="dxa"/>
              <w:left w:w="150" w:type="dxa"/>
              <w:bottom w:w="150" w:type="dxa"/>
              <w:right w:w="150" w:type="dxa"/>
            </w:tcMar>
          </w:tcPr>
          <w:p w14:paraId="028B8F99">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H</w:t>
            </w:r>
          </w:p>
        </w:tc>
        <w:tc>
          <w:tcPr>
            <w:tcW w:w="0" w:type="auto"/>
            <w:shd w:val="clear" w:color="auto" w:fill="auto"/>
            <w:tcMar>
              <w:top w:w="150" w:type="dxa"/>
              <w:left w:w="150" w:type="dxa"/>
              <w:bottom w:w="150" w:type="dxa"/>
              <w:right w:w="150" w:type="dxa"/>
            </w:tcMar>
          </w:tcPr>
          <w:p w14:paraId="3F10951B">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H</w:t>
            </w:r>
          </w:p>
        </w:tc>
        <w:tc>
          <w:tcPr>
            <w:tcW w:w="0" w:type="auto"/>
            <w:shd w:val="clear" w:color="auto" w:fill="auto"/>
            <w:tcMar>
              <w:top w:w="150" w:type="dxa"/>
              <w:left w:w="150" w:type="dxa"/>
              <w:bottom w:w="150" w:type="dxa"/>
              <w:right w:w="150" w:type="dxa"/>
            </w:tcMar>
          </w:tcPr>
          <w:p w14:paraId="7A35134F">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H</w:t>
            </w:r>
          </w:p>
        </w:tc>
        <w:tc>
          <w:tcPr>
            <w:tcW w:w="0" w:type="auto"/>
            <w:shd w:val="clear" w:color="auto" w:fill="auto"/>
            <w:tcMar>
              <w:top w:w="150" w:type="dxa"/>
              <w:left w:w="150" w:type="dxa"/>
              <w:bottom w:w="150" w:type="dxa"/>
              <w:right w:w="150" w:type="dxa"/>
            </w:tcMar>
          </w:tcPr>
          <w:p w14:paraId="6132C11F">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L</w:t>
            </w:r>
          </w:p>
        </w:tc>
        <w:tc>
          <w:tcPr>
            <w:tcW w:w="0" w:type="auto"/>
            <w:shd w:val="clear" w:color="auto" w:fill="auto"/>
            <w:tcMar>
              <w:top w:w="150" w:type="dxa"/>
              <w:left w:w="150" w:type="dxa"/>
              <w:bottom w:w="150" w:type="dxa"/>
              <w:right w:w="150" w:type="dxa"/>
            </w:tcMar>
          </w:tcPr>
          <w:p w14:paraId="7327B32D">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A+B</w:t>
            </w:r>
          </w:p>
        </w:tc>
        <w:tc>
          <w:tcPr>
            <w:tcW w:w="0" w:type="auto"/>
            <w:shd w:val="clear" w:color="auto" w:fill="auto"/>
            <w:tcMar>
              <w:top w:w="150" w:type="dxa"/>
              <w:left w:w="150" w:type="dxa"/>
              <w:bottom w:w="150" w:type="dxa"/>
              <w:right w:w="150" w:type="dxa"/>
            </w:tcMar>
          </w:tcPr>
          <w:p w14:paraId="5511BB49">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 + B') plus A</w:t>
            </w:r>
          </w:p>
        </w:tc>
      </w:tr>
      <w:tr w14:paraId="3A5459A5">
        <w:tblPrEx>
          <w:tblCellMar>
            <w:top w:w="0" w:type="dxa"/>
            <w:left w:w="0" w:type="dxa"/>
            <w:bottom w:w="150" w:type="dxa"/>
            <w:right w:w="0" w:type="dxa"/>
          </w:tblCellMar>
        </w:tblPrEx>
        <w:trPr>
          <w:tblCellSpacing w:w="0" w:type="dxa"/>
          <w:jc w:val="center"/>
        </w:trPr>
        <w:tc>
          <w:tcPr>
            <w:tcW w:w="0" w:type="auto"/>
            <w:shd w:val="clear" w:color="auto" w:fill="auto"/>
            <w:tcMar>
              <w:top w:w="150" w:type="dxa"/>
              <w:left w:w="150" w:type="dxa"/>
              <w:bottom w:w="150" w:type="dxa"/>
              <w:right w:w="150" w:type="dxa"/>
            </w:tcMar>
          </w:tcPr>
          <w:p w14:paraId="612BD64D">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H</w:t>
            </w:r>
          </w:p>
        </w:tc>
        <w:tc>
          <w:tcPr>
            <w:tcW w:w="0" w:type="auto"/>
            <w:shd w:val="clear" w:color="auto" w:fill="auto"/>
            <w:tcMar>
              <w:top w:w="150" w:type="dxa"/>
              <w:left w:w="150" w:type="dxa"/>
              <w:bottom w:w="150" w:type="dxa"/>
              <w:right w:w="150" w:type="dxa"/>
            </w:tcMar>
          </w:tcPr>
          <w:p w14:paraId="69C9275B">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H</w:t>
            </w:r>
          </w:p>
        </w:tc>
        <w:tc>
          <w:tcPr>
            <w:tcW w:w="0" w:type="auto"/>
            <w:shd w:val="clear" w:color="auto" w:fill="auto"/>
            <w:tcMar>
              <w:top w:w="150" w:type="dxa"/>
              <w:left w:w="150" w:type="dxa"/>
              <w:bottom w:w="150" w:type="dxa"/>
              <w:right w:w="150" w:type="dxa"/>
            </w:tcMar>
          </w:tcPr>
          <w:p w14:paraId="64F7B0AA">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H</w:t>
            </w:r>
          </w:p>
        </w:tc>
        <w:tc>
          <w:tcPr>
            <w:tcW w:w="0" w:type="auto"/>
            <w:shd w:val="clear" w:color="auto" w:fill="auto"/>
            <w:tcMar>
              <w:top w:w="150" w:type="dxa"/>
              <w:left w:w="150" w:type="dxa"/>
              <w:bottom w:w="150" w:type="dxa"/>
              <w:right w:w="150" w:type="dxa"/>
            </w:tcMar>
          </w:tcPr>
          <w:p w14:paraId="0D414519">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H</w:t>
            </w:r>
          </w:p>
        </w:tc>
        <w:tc>
          <w:tcPr>
            <w:tcW w:w="0" w:type="auto"/>
            <w:shd w:val="clear" w:color="auto" w:fill="auto"/>
            <w:tcMar>
              <w:top w:w="150" w:type="dxa"/>
              <w:left w:w="150" w:type="dxa"/>
              <w:bottom w:w="150" w:type="dxa"/>
              <w:right w:w="150" w:type="dxa"/>
            </w:tcMar>
          </w:tcPr>
          <w:p w14:paraId="1C0493AB">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w:t>
            </w:r>
          </w:p>
        </w:tc>
        <w:tc>
          <w:tcPr>
            <w:tcW w:w="0" w:type="auto"/>
            <w:shd w:val="clear" w:color="auto" w:fill="auto"/>
            <w:tcMar>
              <w:top w:w="150" w:type="dxa"/>
              <w:left w:w="150" w:type="dxa"/>
              <w:bottom w:w="150" w:type="dxa"/>
              <w:right w:w="150" w:type="dxa"/>
            </w:tcMar>
          </w:tcPr>
          <w:p w14:paraId="76A1DAD0">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 minus 1</w:t>
            </w:r>
          </w:p>
        </w:tc>
      </w:tr>
      <w:tr w14:paraId="03671FC8">
        <w:tblPrEx>
          <w:tblCellMar>
            <w:top w:w="0" w:type="dxa"/>
            <w:left w:w="0" w:type="dxa"/>
            <w:bottom w:w="150" w:type="dxa"/>
            <w:right w:w="0" w:type="dxa"/>
          </w:tblCellMar>
        </w:tblPrEx>
        <w:trPr>
          <w:tblCellSpacing w:w="0" w:type="dxa"/>
          <w:jc w:val="center"/>
        </w:trPr>
        <w:tc>
          <w:tcPr>
            <w:tcW w:w="0" w:type="auto"/>
            <w:gridSpan w:val="6"/>
            <w:tcBorders>
              <w:top w:val="nil"/>
              <w:left w:val="nil"/>
              <w:bottom w:val="nil"/>
              <w:right w:val="nil"/>
            </w:tcBorders>
            <w:shd w:val="clear" w:color="auto" w:fill="auto"/>
            <w:tcMar>
              <w:top w:w="150" w:type="dxa"/>
              <w:left w:w="150" w:type="dxa"/>
              <w:bottom w:w="150" w:type="dxa"/>
              <w:right w:w="150" w:type="dxa"/>
            </w:tcMar>
            <w:vAlign w:val="center"/>
          </w:tcPr>
          <w:p w14:paraId="50FFE0FD">
            <w:pPr>
              <w:jc w:val="center"/>
              <w:textAlignment w:val="baseline"/>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Required functionality of ALU (inputs and outputs are active high)</w:t>
            </w:r>
          </w:p>
        </w:tc>
      </w:tr>
    </w:tbl>
    <w:p w14:paraId="263AF547">
      <w:pPr>
        <w:pStyle w:val="12"/>
        <w:textAlignment w:val="baseline"/>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The L denotes the logic low and H denotes logic high.</w:t>
      </w:r>
    </w:p>
    <w:p w14:paraId="367B234C">
      <w:pPr>
        <w:pStyle w:val="12"/>
        <w:textAlignment w:val="baseline"/>
        <w:rPr>
          <w:color w:val="000000" w:themeColor="text1"/>
          <w:sz w:val="20"/>
          <w:szCs w:val="20"/>
          <w14:textFill>
            <w14:solidFill>
              <w14:schemeClr w14:val="tx1"/>
            </w14:solidFill>
          </w14:textFill>
        </w:rPr>
      </w:pPr>
    </w:p>
    <w:p w14:paraId="4821E1AD">
      <w:pPr>
        <w:pStyle w:val="12"/>
        <w:textAlignment w:val="baseline"/>
        <w:rPr>
          <w:color w:val="000000" w:themeColor="text1"/>
          <w:sz w:val="20"/>
          <w:szCs w:val="20"/>
          <w14:textFill>
            <w14:solidFill>
              <w14:schemeClr w14:val="tx1"/>
            </w14:solidFill>
          </w14:textFill>
        </w:rPr>
      </w:pPr>
    </w:p>
    <w:p w14:paraId="3C7D7DF3">
      <w:pPr>
        <w:pStyle w:val="12"/>
        <w:textAlignment w:val="baseline"/>
        <w:rPr>
          <w:color w:val="000000" w:themeColor="text1"/>
          <w:sz w:val="20"/>
          <w:szCs w:val="20"/>
          <w14:textFill>
            <w14:solidFill>
              <w14:schemeClr w14:val="tx1"/>
            </w14:solidFill>
          </w14:textFill>
        </w:rPr>
      </w:pPr>
    </w:p>
    <w:p w14:paraId="597F85F0">
      <w:pPr>
        <w:pStyle w:val="12"/>
        <w:textAlignment w:val="baseline"/>
        <w:rPr>
          <w:color w:val="000000" w:themeColor="text1"/>
          <w:sz w:val="20"/>
          <w:szCs w:val="20"/>
          <w14:textFill>
            <w14:solidFill>
              <w14:schemeClr w14:val="tx1"/>
            </w14:solidFill>
          </w14:textFill>
        </w:rPr>
      </w:pPr>
      <w:r>
        <w:rPr>
          <w:b/>
          <w:bCs/>
          <w:color w:val="000000" w:themeColor="text1"/>
          <w:sz w:val="20"/>
          <w:szCs w:val="20"/>
          <w14:textFill>
            <w14:solidFill>
              <w14:schemeClr w14:val="tx1"/>
            </w14:solidFill>
          </w14:textFill>
        </w:rPr>
        <w:t>RESULT:</w:t>
      </w:r>
      <w:r>
        <w:rPr>
          <w:color w:val="000000" w:themeColor="text1"/>
          <w:sz w:val="20"/>
          <w:szCs w:val="20"/>
          <w14:textFill>
            <w14:solidFill>
              <w14:schemeClr w14:val="tx1"/>
            </w14:solidFill>
          </w14:textFill>
        </w:rPr>
        <w:t xml:space="preserve"> Implementation of ALU is done successfully.</w:t>
      </w:r>
    </w:p>
    <w:p w14:paraId="6CCB422F">
      <w:pPr>
        <w:tabs>
          <w:tab w:val="left" w:pos="3660"/>
        </w:tabs>
        <w:rPr>
          <w:rFonts w:ascii="Times New Roman" w:hAnsi="Times New Roman" w:cs="Times New Roman"/>
          <w:color w:val="000000" w:themeColor="text1"/>
          <w:sz w:val="20"/>
          <w:szCs w:val="20"/>
          <w14:textFill>
            <w14:solidFill>
              <w14:schemeClr w14:val="tx1"/>
            </w14:solidFill>
          </w14:textFill>
        </w:rPr>
      </w:pPr>
    </w:p>
    <w:p w14:paraId="45E35E92">
      <w:pPr>
        <w:tabs>
          <w:tab w:val="left" w:pos="3660"/>
        </w:tabs>
        <w:rPr>
          <w:rFonts w:ascii="Times New Roman" w:hAnsi="Times New Roman" w:cs="Times New Roman"/>
          <w:color w:val="000000" w:themeColor="text1"/>
          <w:sz w:val="20"/>
          <w:szCs w:val="20"/>
          <w14:textFill>
            <w14:solidFill>
              <w14:schemeClr w14:val="tx1"/>
            </w14:solidFill>
          </w14:textFill>
        </w:rPr>
      </w:pPr>
    </w:p>
    <w:p w14:paraId="7B4A754E">
      <w:pPr>
        <w:tabs>
          <w:tab w:val="left" w:pos="3660"/>
        </w:tabs>
        <w:rPr>
          <w:rFonts w:ascii="Times New Roman" w:hAnsi="Times New Roman" w:cs="Times New Roman"/>
          <w:color w:val="000000" w:themeColor="text1"/>
          <w:sz w:val="20"/>
          <w:szCs w:val="20"/>
          <w14:textFill>
            <w14:solidFill>
              <w14:schemeClr w14:val="tx1"/>
            </w14:solidFill>
          </w14:textFill>
        </w:rPr>
      </w:pPr>
    </w:p>
    <w:p w14:paraId="6CDF4E1A">
      <w:pPr>
        <w:tabs>
          <w:tab w:val="left" w:pos="3660"/>
        </w:tabs>
        <w:rPr>
          <w:rFonts w:ascii="Times New Roman" w:hAnsi="Times New Roman" w:cs="Times New Roman"/>
          <w:b/>
          <w:bCs/>
          <w:color w:val="000000" w:themeColor="text1"/>
          <w:sz w:val="20"/>
          <w:szCs w:val="20"/>
          <w14:textFill>
            <w14:solidFill>
              <w14:schemeClr w14:val="tx1"/>
            </w14:solidFill>
          </w14:textFill>
        </w:rPr>
      </w:pPr>
    </w:p>
    <w:p w14:paraId="7B3CCC1E">
      <w:pPr>
        <w:tabs>
          <w:tab w:val="left" w:pos="3660"/>
        </w:tabs>
        <w:rPr>
          <w:rFonts w:ascii="Times New Roman" w:hAnsi="Times New Roman" w:cs="Times New Roman"/>
          <w:b/>
          <w:bCs/>
          <w:color w:val="000000" w:themeColor="text1"/>
          <w:sz w:val="20"/>
          <w:szCs w:val="20"/>
          <w14:textFill>
            <w14:solidFill>
              <w14:schemeClr w14:val="tx1"/>
            </w14:solidFill>
          </w14:textFill>
        </w:rPr>
      </w:pPr>
    </w:p>
    <w:p w14:paraId="5FA44889">
      <w:pPr>
        <w:tabs>
          <w:tab w:val="left" w:pos="3660"/>
        </w:tabs>
        <w:rPr>
          <w:rFonts w:ascii="Times New Roman" w:hAnsi="Times New Roman" w:cs="Times New Roman"/>
          <w:b/>
          <w:bCs/>
          <w:color w:val="000000" w:themeColor="text1"/>
          <w:sz w:val="20"/>
          <w:szCs w:val="20"/>
          <w14:textFill>
            <w14:solidFill>
              <w14:schemeClr w14:val="tx1"/>
            </w14:solidFill>
          </w14:textFill>
        </w:rPr>
      </w:pPr>
    </w:p>
    <w:p w14:paraId="08836129">
      <w:pPr>
        <w:tabs>
          <w:tab w:val="left" w:pos="3660"/>
        </w:tabs>
        <w:rPr>
          <w:rFonts w:ascii="Times New Roman" w:hAnsi="Times New Roman" w:cs="Times New Roman"/>
          <w:b/>
          <w:bCs/>
          <w:color w:val="000000" w:themeColor="text1"/>
          <w:sz w:val="20"/>
          <w:szCs w:val="20"/>
          <w14:textFill>
            <w14:solidFill>
              <w14:schemeClr w14:val="tx1"/>
            </w14:solidFill>
          </w14:textFill>
        </w:rPr>
      </w:pPr>
    </w:p>
    <w:p w14:paraId="49A8109B">
      <w:pPr>
        <w:tabs>
          <w:tab w:val="left" w:pos="3660"/>
        </w:tabs>
        <w:rPr>
          <w:rFonts w:ascii="Times New Roman" w:hAnsi="Times New Roman" w:cs="Times New Roman"/>
          <w:b/>
          <w:bCs/>
          <w:color w:val="000000" w:themeColor="text1"/>
          <w:sz w:val="20"/>
          <w:szCs w:val="20"/>
          <w14:textFill>
            <w14:solidFill>
              <w14:schemeClr w14:val="tx1"/>
            </w14:solidFill>
          </w14:textFill>
        </w:rPr>
      </w:pPr>
    </w:p>
    <w:p w14:paraId="2BE46C3A">
      <w:pPr>
        <w:tabs>
          <w:tab w:val="left" w:pos="3660"/>
        </w:tabs>
        <w:rPr>
          <w:rFonts w:ascii="Times New Roman" w:hAnsi="Times New Roman" w:cs="Times New Roman"/>
          <w:b/>
          <w:bCs/>
          <w:color w:val="000000" w:themeColor="text1"/>
          <w:sz w:val="20"/>
          <w:szCs w:val="20"/>
          <w14:textFill>
            <w14:solidFill>
              <w14:schemeClr w14:val="tx1"/>
            </w14:solidFill>
          </w14:textFill>
        </w:rPr>
      </w:pPr>
    </w:p>
    <w:p w14:paraId="5085A1FB">
      <w:pPr>
        <w:tabs>
          <w:tab w:val="left" w:pos="3660"/>
        </w:tabs>
        <w:rPr>
          <w:rFonts w:ascii="Times New Roman" w:hAnsi="Times New Roman" w:cs="Times New Roman"/>
          <w:b/>
          <w:bCs/>
          <w:color w:val="000000" w:themeColor="text1"/>
          <w:sz w:val="20"/>
          <w:szCs w:val="20"/>
          <w14:textFill>
            <w14:solidFill>
              <w14:schemeClr w14:val="tx1"/>
            </w14:solidFill>
          </w14:textFill>
        </w:rPr>
      </w:pPr>
    </w:p>
    <w:p w14:paraId="7D8FB0E9">
      <w:pPr>
        <w:tabs>
          <w:tab w:val="left" w:pos="3660"/>
        </w:tabs>
        <w:rPr>
          <w:rFonts w:ascii="Times New Roman" w:hAnsi="Times New Roman" w:cs="Times New Roman"/>
          <w:b/>
          <w:bCs/>
          <w:color w:val="000000" w:themeColor="text1"/>
          <w:sz w:val="20"/>
          <w:szCs w:val="20"/>
          <w14:textFill>
            <w14:solidFill>
              <w14:schemeClr w14:val="tx1"/>
            </w14:solidFill>
          </w14:textFill>
        </w:rPr>
      </w:pPr>
    </w:p>
    <w:p w14:paraId="14EFB31D">
      <w:pPr>
        <w:tabs>
          <w:tab w:val="left" w:pos="3660"/>
        </w:tabs>
        <w:rPr>
          <w:rFonts w:ascii="Times New Roman" w:hAnsi="Times New Roman" w:cs="Times New Roman"/>
          <w:b/>
          <w:bCs/>
          <w:color w:val="000000" w:themeColor="text1"/>
          <w:sz w:val="20"/>
          <w:szCs w:val="20"/>
          <w14:textFill>
            <w14:solidFill>
              <w14:schemeClr w14:val="tx1"/>
            </w14:solidFill>
          </w14:textFill>
        </w:rPr>
      </w:pPr>
    </w:p>
    <w:p w14:paraId="6E527563">
      <w:pPr>
        <w:tabs>
          <w:tab w:val="left" w:pos="3660"/>
        </w:tabs>
        <w:rPr>
          <w:rFonts w:ascii="Times New Roman" w:hAnsi="Times New Roman" w:cs="Times New Roman"/>
          <w:b/>
          <w:bCs/>
          <w:color w:val="000000" w:themeColor="text1"/>
          <w:sz w:val="20"/>
          <w:szCs w:val="20"/>
          <w14:textFill>
            <w14:solidFill>
              <w14:schemeClr w14:val="tx1"/>
            </w14:solidFill>
          </w14:textFill>
        </w:rPr>
      </w:pPr>
    </w:p>
    <w:p w14:paraId="5CA625E3">
      <w:pPr>
        <w:tabs>
          <w:tab w:val="left" w:pos="3660"/>
        </w:tabs>
        <w:rPr>
          <w:rFonts w:ascii="Times New Roman" w:hAnsi="Times New Roman" w:cs="Times New Roman"/>
          <w:b/>
          <w:bCs/>
          <w:color w:val="000000" w:themeColor="text1"/>
          <w:sz w:val="20"/>
          <w:szCs w:val="20"/>
          <w14:textFill>
            <w14:solidFill>
              <w14:schemeClr w14:val="tx1"/>
            </w14:solidFill>
          </w14:textFill>
        </w:rPr>
      </w:pPr>
    </w:p>
    <w:p w14:paraId="7383AD3F">
      <w:pPr>
        <w:tabs>
          <w:tab w:val="left" w:pos="3660"/>
        </w:tabs>
        <w:rPr>
          <w:rFonts w:ascii="Times New Roman" w:hAnsi="Times New Roman" w:cs="Times New Roman"/>
          <w:b/>
          <w:bCs/>
          <w:color w:val="000000" w:themeColor="text1"/>
          <w:sz w:val="20"/>
          <w:szCs w:val="20"/>
          <w14:textFill>
            <w14:solidFill>
              <w14:schemeClr w14:val="tx1"/>
            </w14:solidFill>
          </w14:textFill>
        </w:rPr>
      </w:pPr>
    </w:p>
    <w:p w14:paraId="407E441B">
      <w:pPr>
        <w:tabs>
          <w:tab w:val="left" w:pos="3660"/>
        </w:tabs>
        <w:rPr>
          <w:rFonts w:ascii="Times New Roman" w:hAnsi="Times New Roman" w:cs="Times New Roman"/>
          <w:b/>
          <w:bCs/>
          <w:color w:val="000000" w:themeColor="text1"/>
          <w:sz w:val="20"/>
          <w:szCs w:val="20"/>
          <w14:textFill>
            <w14:solidFill>
              <w14:schemeClr w14:val="tx1"/>
            </w14:solidFill>
          </w14:textFill>
        </w:rPr>
      </w:pPr>
    </w:p>
    <w:p w14:paraId="5A943240">
      <w:pPr>
        <w:tabs>
          <w:tab w:val="left" w:pos="3660"/>
        </w:tabs>
        <w:jc w:val="center"/>
        <w:rPr>
          <w:rFonts w:ascii="Times New Roman" w:hAnsi="Times New Roman" w:cs="Times New Roman"/>
          <w:b/>
          <w:bCs/>
          <w:color w:val="000000" w:themeColor="text1"/>
          <w:sz w:val="20"/>
          <w:szCs w:val="20"/>
          <w:u w:val="single"/>
          <w14:textFill>
            <w14:solidFill>
              <w14:schemeClr w14:val="tx1"/>
            </w14:solidFill>
          </w14:textFill>
        </w:rPr>
      </w:pPr>
      <w:r>
        <w:rPr>
          <w:rFonts w:ascii="Times New Roman" w:hAnsi="Times New Roman" w:cs="Times New Roman"/>
          <w:b/>
          <w:bCs/>
          <w:color w:val="000000" w:themeColor="text1"/>
          <w:sz w:val="20"/>
          <w:szCs w:val="20"/>
          <w:u w:val="single"/>
          <w14:textFill>
            <w14:solidFill>
              <w14:schemeClr w14:val="tx1"/>
            </w14:solidFill>
          </w14:textFill>
        </w:rPr>
        <w:t>Experiment 11</w:t>
      </w:r>
    </w:p>
    <w:p w14:paraId="2D52956B">
      <w:pPr>
        <w:tabs>
          <w:tab w:val="left" w:pos="3660"/>
        </w:tabs>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AIM:</w:t>
      </w:r>
      <w:r>
        <w:rPr>
          <w:rFonts w:ascii="Times New Roman" w:hAnsi="Times New Roman" w:cs="Times New Roman"/>
          <w:color w:val="000000" w:themeColor="text1"/>
          <w:sz w:val="20"/>
          <w:szCs w:val="20"/>
          <w14:textFill>
            <w14:solidFill>
              <w14:schemeClr w14:val="tx1"/>
            </w14:solidFill>
          </w14:textFill>
        </w:rPr>
        <w:t xml:space="preserve"> Design and implement half and full subtractor</w:t>
      </w:r>
    </w:p>
    <w:p w14:paraId="3116AF17">
      <w:pPr>
        <w:tabs>
          <w:tab w:val="left" w:pos="3660"/>
        </w:tabs>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THEORY:</w:t>
      </w:r>
    </w:p>
    <w:p w14:paraId="387B5B2B">
      <w:pPr>
        <w:tabs>
          <w:tab w:val="left" w:pos="3660"/>
        </w:tabs>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color w:val="000000"/>
          <w:sz w:val="20"/>
          <w:szCs w:val="20"/>
        </w:rPr>
        <w:t>Subtractor circuits take two binary numbers as input and subtract one binary number input from the other binary number input. Similar to adders, it gives out two outputs, difference and borrow (carry-in the case of Adder). There are two types of subtractors.</w:t>
      </w:r>
      <w:r>
        <w:rPr>
          <w:rFonts w:ascii="Times New Roman" w:hAnsi="Times New Roman" w:cs="Times New Roman"/>
          <w:color w:val="000000"/>
          <w:sz w:val="20"/>
          <w:szCs w:val="20"/>
        </w:rPr>
        <w:br w:type="textWrapping"/>
      </w:r>
    </w:p>
    <w:p w14:paraId="6F65475A">
      <w:pPr>
        <w:numPr>
          <w:ilvl w:val="0"/>
          <w:numId w:val="12"/>
        </w:numPr>
        <w:shd w:val="clear" w:color="auto" w:fill="FFFFFF"/>
        <w:suppressAutoHyphens w:val="0"/>
        <w:spacing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Half Subtractor</w:t>
      </w:r>
    </w:p>
    <w:p w14:paraId="1B6F3385">
      <w:pPr>
        <w:numPr>
          <w:ilvl w:val="0"/>
          <w:numId w:val="12"/>
        </w:numPr>
        <w:shd w:val="clear" w:color="auto" w:fill="FFFFFF"/>
        <w:suppressAutoHyphens w:val="0"/>
        <w:spacing w:before="60" w:after="0" w:line="240" w:lineRule="auto"/>
        <w:jc w:val="both"/>
        <w:rPr>
          <w:rFonts w:ascii="Times New Roman" w:hAnsi="Times New Roman" w:cs="Times New Roman"/>
          <w:color w:val="000000"/>
          <w:sz w:val="20"/>
          <w:szCs w:val="20"/>
        </w:rPr>
      </w:pPr>
      <w:r>
        <w:rPr>
          <w:rFonts w:ascii="Times New Roman" w:hAnsi="Times New Roman" w:cs="Times New Roman"/>
          <w:color w:val="000000"/>
          <w:sz w:val="20"/>
          <w:szCs w:val="20"/>
        </w:rPr>
        <w:t>Full Subtractor</w:t>
      </w:r>
    </w:p>
    <w:p w14:paraId="1418377B">
      <w:pPr>
        <w:pStyle w:val="4"/>
        <w:shd w:val="clear" w:color="auto" w:fill="FFFFFF"/>
        <w:spacing w:before="360" w:after="240"/>
        <w:jc w:val="both"/>
        <w:rPr>
          <w:rFonts w:ascii="Times New Roman" w:hAnsi="Times New Roman" w:cs="Times New Roman"/>
          <w:color w:val="333333"/>
          <w:sz w:val="20"/>
          <w:szCs w:val="20"/>
          <w:u w:val="single"/>
        </w:rPr>
      </w:pPr>
      <w:r>
        <w:rPr>
          <w:rFonts w:ascii="Times New Roman" w:hAnsi="Times New Roman" w:cs="Times New Roman"/>
          <w:color w:val="333333"/>
          <w:sz w:val="20"/>
          <w:szCs w:val="20"/>
          <w:u w:val="single"/>
        </w:rPr>
        <w:t>1) Half Subtractor</w:t>
      </w:r>
    </w:p>
    <w:p w14:paraId="00152C13">
      <w:pPr>
        <w:pStyle w:val="12"/>
        <w:shd w:val="clear" w:color="auto" w:fill="FFFFFF"/>
        <w:spacing w:after="240"/>
        <w:jc w:val="both"/>
        <w:rPr>
          <w:color w:val="000000"/>
          <w:sz w:val="20"/>
          <w:szCs w:val="20"/>
        </w:rPr>
      </w:pPr>
      <w:r>
        <w:rPr>
          <w:color w:val="000000"/>
          <w:sz w:val="20"/>
          <w:szCs w:val="20"/>
        </w:rPr>
        <w:t>The half-subtractor is a combinational circuit which is used to perform subtraction of two bits. It has two inputs, A (minuend) and B (subtrahend) and two outputs Difference and Borrow. The logic symbol and truth table are shown below.</w:t>
      </w:r>
    </w:p>
    <w:p w14:paraId="474885D5">
      <w:pPr>
        <w:shd w:val="clear" w:color="auto" w:fill="FFFFFF"/>
        <w:jc w:val="center"/>
        <w:rPr>
          <w:rFonts w:ascii="Times New Roman" w:hAnsi="Times New Roman" w:cs="Times New Roman"/>
          <w:color w:val="000000"/>
          <w:sz w:val="20"/>
          <w:szCs w:val="20"/>
        </w:rPr>
      </w:pPr>
      <w:r>
        <w:rPr>
          <w:rFonts w:ascii="Times New Roman" w:hAnsi="Times New Roman" w:cs="Times New Roman"/>
          <w:color w:val="000000"/>
          <w:sz w:val="20"/>
          <w:szCs w:val="20"/>
        </w:rPr>
        <w:drawing>
          <wp:inline distT="0" distB="0" distL="0" distR="0">
            <wp:extent cx="2487930" cy="1607820"/>
            <wp:effectExtent l="0" t="0" r="762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2495014" cy="1612100"/>
                    </a:xfrm>
                    <a:prstGeom prst="rect">
                      <a:avLst/>
                    </a:prstGeom>
                    <a:noFill/>
                    <a:ln>
                      <a:noFill/>
                    </a:ln>
                  </pic:spPr>
                </pic:pic>
              </a:graphicData>
            </a:graphic>
          </wp:inline>
        </w:drawing>
      </w:r>
      <w:r>
        <w:rPr>
          <w:rFonts w:ascii="Times New Roman" w:hAnsi="Times New Roman" w:cs="Times New Roman"/>
          <w:color w:val="000000"/>
          <w:sz w:val="20"/>
          <w:szCs w:val="20"/>
        </w:rPr>
        <w:br w:type="textWrapping"/>
      </w:r>
      <w:r>
        <w:rPr>
          <w:rFonts w:ascii="Times New Roman" w:hAnsi="Times New Roman" w:cs="Times New Roman"/>
          <w:b/>
          <w:bCs/>
          <w:color w:val="000000"/>
          <w:sz w:val="20"/>
          <w:szCs w:val="20"/>
        </w:rPr>
        <w:t>Figure-1: Logic Symbol of Half subtractor</w:t>
      </w:r>
      <w:r>
        <w:rPr>
          <w:rFonts w:ascii="Times New Roman" w:hAnsi="Times New Roman" w:cs="Times New Roman"/>
          <w:color w:val="000000"/>
          <w:sz w:val="20"/>
          <w:szCs w:val="20"/>
        </w:rPr>
        <w:br w:type="textWrapping"/>
      </w:r>
      <w:r>
        <w:rPr>
          <w:rFonts w:ascii="Times New Roman" w:hAnsi="Times New Roman" w:cs="Times New Roman"/>
          <w:color w:val="000000"/>
          <w:sz w:val="20"/>
          <w:szCs w:val="20"/>
        </w:rPr>
        <w:drawing>
          <wp:inline distT="0" distB="0" distL="0" distR="0">
            <wp:extent cx="3810635" cy="294957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3810635" cy="2949575"/>
                    </a:xfrm>
                    <a:prstGeom prst="rect">
                      <a:avLst/>
                    </a:prstGeom>
                    <a:noFill/>
                    <a:ln>
                      <a:noFill/>
                    </a:ln>
                  </pic:spPr>
                </pic:pic>
              </a:graphicData>
            </a:graphic>
          </wp:inline>
        </w:drawing>
      </w:r>
      <w:r>
        <w:rPr>
          <w:rFonts w:ascii="Times New Roman" w:hAnsi="Times New Roman" w:cs="Times New Roman"/>
          <w:color w:val="000000"/>
          <w:sz w:val="20"/>
          <w:szCs w:val="20"/>
        </w:rPr>
        <w:br w:type="textWrapping"/>
      </w:r>
      <w:r>
        <w:rPr>
          <w:rFonts w:ascii="Times New Roman" w:hAnsi="Times New Roman" w:cs="Times New Roman"/>
          <w:b/>
          <w:bCs/>
          <w:color w:val="000000"/>
          <w:sz w:val="20"/>
          <w:szCs w:val="20"/>
        </w:rPr>
        <w:t>Figure-2: Truth Table of Half subtractor</w:t>
      </w:r>
    </w:p>
    <w:p w14:paraId="4443074F">
      <w:pPr>
        <w:shd w:val="clear" w:color="auto" w:fill="FFFFFF"/>
        <w:jc w:val="center"/>
        <w:rPr>
          <w:rFonts w:ascii="Times New Roman" w:hAnsi="Times New Roman" w:cs="Times New Roman"/>
          <w:color w:val="000000"/>
          <w:sz w:val="20"/>
          <w:szCs w:val="20"/>
        </w:rPr>
      </w:pPr>
      <w:r>
        <w:rPr>
          <w:rFonts w:ascii="Times New Roman" w:hAnsi="Times New Roman" w:cs="Times New Roman"/>
          <w:color w:val="000000"/>
          <w:sz w:val="20"/>
          <w:szCs w:val="20"/>
        </w:rPr>
        <w:br w:type="textWrapping"/>
      </w:r>
    </w:p>
    <w:p w14:paraId="5A7C3B63">
      <w:pPr>
        <w:pStyle w:val="12"/>
        <w:shd w:val="clear" w:color="auto" w:fill="FFFFFF"/>
        <w:spacing w:after="240"/>
        <w:jc w:val="center"/>
        <w:rPr>
          <w:color w:val="000000"/>
          <w:sz w:val="20"/>
          <w:szCs w:val="20"/>
        </w:rPr>
      </w:pPr>
      <w:r>
        <w:rPr>
          <w:color w:val="000000"/>
          <w:sz w:val="20"/>
          <w:szCs w:val="20"/>
        </w:rPr>
        <w:drawing>
          <wp:inline distT="0" distB="0" distL="0" distR="0">
            <wp:extent cx="2193290" cy="169735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2205709" cy="1707302"/>
                    </a:xfrm>
                    <a:prstGeom prst="rect">
                      <a:avLst/>
                    </a:prstGeom>
                    <a:noFill/>
                    <a:ln>
                      <a:noFill/>
                    </a:ln>
                  </pic:spPr>
                </pic:pic>
              </a:graphicData>
            </a:graphic>
          </wp:inline>
        </w:drawing>
      </w:r>
    </w:p>
    <w:p w14:paraId="6AFF2F10">
      <w:pPr>
        <w:pStyle w:val="12"/>
        <w:shd w:val="clear" w:color="auto" w:fill="FFFFFF"/>
        <w:spacing w:after="240"/>
        <w:jc w:val="center"/>
        <w:rPr>
          <w:color w:val="000000"/>
          <w:sz w:val="20"/>
          <w:szCs w:val="20"/>
        </w:rPr>
      </w:pPr>
      <w:r>
        <w:rPr>
          <w:b/>
          <w:bCs/>
          <w:color w:val="000000"/>
          <w:sz w:val="20"/>
          <w:szCs w:val="20"/>
        </w:rPr>
        <w:t>Figure-3: Circuit Diagram of Half subtractor</w:t>
      </w:r>
    </w:p>
    <w:p w14:paraId="2D4394F7">
      <w:pPr>
        <w:rPr>
          <w:rFonts w:ascii="Times New Roman" w:hAnsi="Times New Roman" w:cs="Times New Roman"/>
          <w:sz w:val="20"/>
          <w:szCs w:val="20"/>
        </w:rPr>
      </w:pPr>
      <w:r>
        <w:rPr>
          <w:rFonts w:ascii="Times New Roman" w:hAnsi="Times New Roman" w:cs="Times New Roman"/>
          <w:color w:val="000000"/>
          <w:sz w:val="20"/>
          <w:szCs w:val="20"/>
          <w:shd w:val="clear" w:color="auto" w:fill="FFFFFF"/>
        </w:rPr>
        <w:t>From the above truth table we can find the boolean expression.</w:t>
      </w:r>
      <w:r>
        <w:rPr>
          <w:rFonts w:ascii="Times New Roman" w:hAnsi="Times New Roman" w:cs="Times New Roman"/>
          <w:color w:val="000000"/>
          <w:sz w:val="20"/>
          <w:szCs w:val="20"/>
        </w:rPr>
        <w:br w:type="textWrapping"/>
      </w:r>
    </w:p>
    <w:p w14:paraId="14B6A17F">
      <w:pPr>
        <w:shd w:val="clear" w:color="auto" w:fill="FFFFFF"/>
        <w:jc w:val="center"/>
        <w:rPr>
          <w:rFonts w:ascii="Times New Roman" w:hAnsi="Times New Roman" w:cs="Times New Roman"/>
          <w:color w:val="000000"/>
          <w:sz w:val="20"/>
          <w:szCs w:val="20"/>
        </w:rPr>
      </w:pPr>
      <w:r>
        <w:rPr>
          <w:rFonts w:ascii="Times New Roman" w:hAnsi="Times New Roman" w:cs="Times New Roman"/>
          <w:b/>
          <w:bCs/>
          <w:color w:val="000000"/>
          <w:sz w:val="20"/>
          <w:szCs w:val="20"/>
        </w:rPr>
        <w:t xml:space="preserve">Difference = A </w:t>
      </w:r>
      <w:r>
        <w:rPr>
          <w:rFonts w:ascii="Cambria Math" w:hAnsi="Cambria Math" w:cs="Cambria Math"/>
          <w:b/>
          <w:bCs/>
          <w:color w:val="000000"/>
          <w:sz w:val="20"/>
          <w:szCs w:val="20"/>
        </w:rPr>
        <w:t>⊕</w:t>
      </w:r>
      <w:r>
        <w:rPr>
          <w:rFonts w:ascii="Times New Roman" w:hAnsi="Times New Roman" w:cs="Times New Roman"/>
          <w:b/>
          <w:bCs/>
          <w:color w:val="000000"/>
          <w:sz w:val="20"/>
          <w:szCs w:val="20"/>
        </w:rPr>
        <w:t xml:space="preserve"> B</w:t>
      </w:r>
      <w:r>
        <w:rPr>
          <w:rFonts w:ascii="Times New Roman" w:hAnsi="Times New Roman" w:cs="Times New Roman"/>
          <w:b/>
          <w:bCs/>
          <w:color w:val="000000"/>
          <w:sz w:val="20"/>
          <w:szCs w:val="20"/>
        </w:rPr>
        <w:br w:type="textWrapping"/>
      </w:r>
      <w:r>
        <w:rPr>
          <w:rFonts w:ascii="Times New Roman" w:hAnsi="Times New Roman" w:cs="Times New Roman"/>
          <w:b/>
          <w:bCs/>
          <w:color w:val="000000"/>
          <w:sz w:val="20"/>
          <w:szCs w:val="20"/>
        </w:rPr>
        <w:t>Borrow = A' B</w:t>
      </w:r>
    </w:p>
    <w:p w14:paraId="3D5E4FD7">
      <w:pPr>
        <w:pStyle w:val="12"/>
        <w:shd w:val="clear" w:color="auto" w:fill="FFFFFF"/>
        <w:spacing w:after="240"/>
        <w:jc w:val="both"/>
        <w:rPr>
          <w:color w:val="000000"/>
          <w:sz w:val="20"/>
          <w:szCs w:val="20"/>
        </w:rPr>
      </w:pPr>
      <w:r>
        <w:rPr>
          <w:color w:val="000000"/>
          <w:sz w:val="20"/>
          <w:szCs w:val="20"/>
        </w:rPr>
        <w:t>From the equation we can draw the half-subtractor circuit as shown in the figure 3.</w:t>
      </w:r>
    </w:p>
    <w:p w14:paraId="6629C89D">
      <w:pPr>
        <w:pStyle w:val="4"/>
        <w:shd w:val="clear" w:color="auto" w:fill="FFFFFF"/>
        <w:spacing w:before="360" w:after="240"/>
        <w:jc w:val="both"/>
        <w:rPr>
          <w:rFonts w:ascii="Times New Roman" w:hAnsi="Times New Roman" w:cs="Times New Roman"/>
          <w:color w:val="333333"/>
          <w:sz w:val="20"/>
          <w:szCs w:val="20"/>
          <w:u w:val="single"/>
        </w:rPr>
      </w:pPr>
      <w:r>
        <w:rPr>
          <w:rFonts w:ascii="Times New Roman" w:hAnsi="Times New Roman" w:cs="Times New Roman"/>
          <w:color w:val="333333"/>
          <w:sz w:val="20"/>
          <w:szCs w:val="20"/>
          <w:u w:val="single"/>
        </w:rPr>
        <w:t>2) Full Subtractor</w:t>
      </w:r>
    </w:p>
    <w:p w14:paraId="6C02233F">
      <w:pPr>
        <w:pStyle w:val="12"/>
        <w:shd w:val="clear" w:color="auto" w:fill="FFFFFF"/>
        <w:spacing w:after="240"/>
        <w:jc w:val="both"/>
        <w:rPr>
          <w:color w:val="000000"/>
          <w:sz w:val="20"/>
          <w:szCs w:val="20"/>
        </w:rPr>
      </w:pPr>
      <w:r>
        <w:rPr>
          <w:color w:val="000000"/>
          <w:sz w:val="20"/>
          <w:szCs w:val="20"/>
        </w:rPr>
        <w:t>A full subtractor is a combinational circuit that performs subtraction involving three bits, namely A (minuend), B (subtrahend), and Bin (borrow-in) . It accepts three inputs: A (minuend), B (subtrahend) and a Bin (borrow bit) and it produces two outputs: D (difference) and Bout (borrow out). The logic symbol and truth table are shown below.</w:t>
      </w:r>
      <w:r>
        <w:rPr>
          <w:color w:val="000000"/>
          <w:sz w:val="20"/>
          <w:szCs w:val="20"/>
        </w:rPr>
        <w:br w:type="textWrapping"/>
      </w:r>
      <w:r>
        <w:rPr>
          <w:color w:val="000000"/>
          <w:sz w:val="20"/>
          <w:szCs w:val="20"/>
        </w:rPr>
        <w:br w:type="textWrapping"/>
      </w:r>
    </w:p>
    <w:p w14:paraId="290F1D87">
      <w:pPr>
        <w:shd w:val="clear" w:color="auto" w:fill="FFFFFF"/>
        <w:jc w:val="center"/>
        <w:rPr>
          <w:rFonts w:ascii="Times New Roman" w:hAnsi="Times New Roman" w:cs="Times New Roman"/>
          <w:color w:val="000000"/>
          <w:sz w:val="20"/>
          <w:szCs w:val="20"/>
        </w:rPr>
      </w:pPr>
      <w:r>
        <w:rPr>
          <w:rFonts w:ascii="Times New Roman" w:hAnsi="Times New Roman" w:cs="Times New Roman"/>
          <w:color w:val="000000"/>
          <w:sz w:val="20"/>
          <w:szCs w:val="20"/>
        </w:rPr>
        <w:drawing>
          <wp:inline distT="0" distB="0" distL="0" distR="0">
            <wp:extent cx="3287395" cy="257429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3287395" cy="2574290"/>
                    </a:xfrm>
                    <a:prstGeom prst="rect">
                      <a:avLst/>
                    </a:prstGeom>
                    <a:noFill/>
                    <a:ln>
                      <a:noFill/>
                    </a:ln>
                  </pic:spPr>
                </pic:pic>
              </a:graphicData>
            </a:graphic>
          </wp:inline>
        </w:drawing>
      </w:r>
      <w:r>
        <w:rPr>
          <w:rFonts w:ascii="Times New Roman" w:hAnsi="Times New Roman" w:cs="Times New Roman"/>
          <w:color w:val="000000"/>
          <w:sz w:val="20"/>
          <w:szCs w:val="20"/>
        </w:rPr>
        <w:br w:type="textWrapping"/>
      </w:r>
      <w:r>
        <w:rPr>
          <w:rFonts w:ascii="Times New Roman" w:hAnsi="Times New Roman" w:cs="Times New Roman"/>
          <w:b/>
          <w:bCs/>
          <w:color w:val="000000"/>
          <w:sz w:val="20"/>
          <w:szCs w:val="20"/>
        </w:rPr>
        <w:t>Figure-4: Logic Symbol of Full subtractor</w:t>
      </w:r>
      <w:r>
        <w:rPr>
          <w:rFonts w:ascii="Times New Roman" w:hAnsi="Times New Roman" w:cs="Times New Roman"/>
          <w:color w:val="000000"/>
          <w:sz w:val="20"/>
          <w:szCs w:val="20"/>
        </w:rPr>
        <w:br w:type="textWrapping"/>
      </w:r>
      <w:r>
        <w:rPr>
          <w:rFonts w:ascii="Times New Roman" w:hAnsi="Times New Roman" w:cs="Times New Roman"/>
          <w:color w:val="000000"/>
          <w:sz w:val="20"/>
          <w:szCs w:val="20"/>
        </w:rPr>
        <w:drawing>
          <wp:inline distT="0" distB="0" distL="0" distR="0">
            <wp:extent cx="3810635" cy="2949575"/>
            <wp:effectExtent l="0" t="0" r="0" b="317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3810635" cy="2949575"/>
                    </a:xfrm>
                    <a:prstGeom prst="rect">
                      <a:avLst/>
                    </a:prstGeom>
                    <a:noFill/>
                    <a:ln>
                      <a:noFill/>
                    </a:ln>
                  </pic:spPr>
                </pic:pic>
              </a:graphicData>
            </a:graphic>
          </wp:inline>
        </w:drawing>
      </w:r>
      <w:r>
        <w:rPr>
          <w:rFonts w:ascii="Times New Roman" w:hAnsi="Times New Roman" w:cs="Times New Roman"/>
          <w:color w:val="000000"/>
          <w:sz w:val="20"/>
          <w:szCs w:val="20"/>
        </w:rPr>
        <w:br w:type="textWrapping"/>
      </w:r>
      <w:r>
        <w:rPr>
          <w:rFonts w:ascii="Times New Roman" w:hAnsi="Times New Roman" w:cs="Times New Roman"/>
          <w:b/>
          <w:bCs/>
          <w:color w:val="000000"/>
          <w:sz w:val="20"/>
          <w:szCs w:val="20"/>
        </w:rPr>
        <w:t>Figure-5: Truth Table of Full subtractor</w:t>
      </w:r>
    </w:p>
    <w:p w14:paraId="62BA6F17">
      <w:pPr>
        <w:rPr>
          <w:rFonts w:ascii="Times New Roman" w:hAnsi="Times New Roman" w:cs="Times New Roman"/>
          <w:sz w:val="20"/>
          <w:szCs w:val="20"/>
        </w:rPr>
      </w:pPr>
      <w:r>
        <w:rPr>
          <w:rFonts w:ascii="Times New Roman" w:hAnsi="Times New Roman" w:cs="Times New Roman"/>
          <w:color w:val="000000"/>
          <w:sz w:val="20"/>
          <w:szCs w:val="20"/>
        </w:rPr>
        <w:br w:type="textWrapping"/>
      </w:r>
      <w:r>
        <w:rPr>
          <w:rFonts w:ascii="Times New Roman" w:hAnsi="Times New Roman" w:cs="Times New Roman"/>
          <w:color w:val="000000"/>
          <w:sz w:val="20"/>
          <w:szCs w:val="20"/>
        </w:rPr>
        <w:t>From the above truth table we can find the boolean expression.</w:t>
      </w:r>
    </w:p>
    <w:p w14:paraId="2544A33E">
      <w:pPr>
        <w:shd w:val="clear" w:color="auto" w:fill="FFFFFF"/>
        <w:jc w:val="center"/>
        <w:rPr>
          <w:rFonts w:ascii="Times New Roman" w:hAnsi="Times New Roman" w:cs="Times New Roman"/>
          <w:color w:val="000000"/>
          <w:sz w:val="20"/>
          <w:szCs w:val="20"/>
        </w:rPr>
      </w:pPr>
      <w:r>
        <w:rPr>
          <w:rFonts w:ascii="Times New Roman" w:hAnsi="Times New Roman" w:cs="Times New Roman"/>
          <w:b/>
          <w:bCs/>
          <w:color w:val="000000"/>
          <w:sz w:val="20"/>
          <w:szCs w:val="20"/>
        </w:rPr>
        <w:t xml:space="preserve">D = A </w:t>
      </w:r>
      <w:r>
        <w:rPr>
          <w:rFonts w:ascii="Cambria Math" w:hAnsi="Cambria Math" w:cs="Cambria Math"/>
          <w:b/>
          <w:bCs/>
          <w:color w:val="000000"/>
          <w:sz w:val="20"/>
          <w:szCs w:val="20"/>
        </w:rPr>
        <w:t>⊕</w:t>
      </w:r>
      <w:r>
        <w:rPr>
          <w:rFonts w:ascii="Times New Roman" w:hAnsi="Times New Roman" w:cs="Times New Roman"/>
          <w:b/>
          <w:bCs/>
          <w:color w:val="000000"/>
          <w:sz w:val="20"/>
          <w:szCs w:val="20"/>
        </w:rPr>
        <w:t xml:space="preserve"> B </w:t>
      </w:r>
      <w:r>
        <w:rPr>
          <w:rFonts w:ascii="Cambria Math" w:hAnsi="Cambria Math" w:cs="Cambria Math"/>
          <w:b/>
          <w:bCs/>
          <w:color w:val="000000"/>
          <w:sz w:val="20"/>
          <w:szCs w:val="20"/>
        </w:rPr>
        <w:t>⊕</w:t>
      </w:r>
      <w:r>
        <w:rPr>
          <w:rFonts w:ascii="Times New Roman" w:hAnsi="Times New Roman" w:cs="Times New Roman"/>
          <w:b/>
          <w:bCs/>
          <w:color w:val="000000"/>
          <w:sz w:val="20"/>
          <w:szCs w:val="20"/>
        </w:rPr>
        <w:t xml:space="preserve"> Bin</w:t>
      </w:r>
      <w:r>
        <w:rPr>
          <w:rFonts w:ascii="Times New Roman" w:hAnsi="Times New Roman" w:cs="Times New Roman"/>
          <w:b/>
          <w:bCs/>
          <w:color w:val="000000"/>
          <w:sz w:val="20"/>
          <w:szCs w:val="20"/>
        </w:rPr>
        <w:br w:type="textWrapping"/>
      </w:r>
      <w:r>
        <w:rPr>
          <w:rFonts w:ascii="Times New Roman" w:hAnsi="Times New Roman" w:cs="Times New Roman"/>
          <w:b/>
          <w:bCs/>
          <w:color w:val="000000"/>
          <w:sz w:val="20"/>
          <w:szCs w:val="20"/>
        </w:rPr>
        <w:t>Bout = A' Bin + A' B + B Bin</w:t>
      </w:r>
    </w:p>
    <w:p w14:paraId="55374BDA">
      <w:pPr>
        <w:pStyle w:val="12"/>
        <w:shd w:val="clear" w:color="auto" w:fill="FFFFFF"/>
        <w:spacing w:after="240"/>
        <w:jc w:val="both"/>
        <w:rPr>
          <w:color w:val="000000"/>
          <w:sz w:val="20"/>
          <w:szCs w:val="20"/>
        </w:rPr>
      </w:pPr>
      <w:r>
        <w:rPr>
          <w:color w:val="000000"/>
          <w:sz w:val="20"/>
          <w:szCs w:val="20"/>
        </w:rPr>
        <w:t>From the equation we can draw the Full-subtractor circuit as shown in the figure 6.</w:t>
      </w:r>
    </w:p>
    <w:p w14:paraId="4565CB3A">
      <w:pPr>
        <w:shd w:val="clear" w:color="auto" w:fill="FFFFFF"/>
        <w:jc w:val="center"/>
        <w:rPr>
          <w:rFonts w:ascii="Times New Roman" w:hAnsi="Times New Roman" w:cs="Times New Roman"/>
          <w:color w:val="000000"/>
          <w:sz w:val="20"/>
          <w:szCs w:val="20"/>
        </w:rPr>
      </w:pPr>
      <w:r>
        <w:rPr>
          <w:rFonts w:ascii="Times New Roman" w:hAnsi="Times New Roman" w:cs="Times New Roman"/>
          <w:color w:val="000000"/>
          <w:sz w:val="20"/>
          <w:szCs w:val="20"/>
        </w:rPr>
        <w:drawing>
          <wp:inline distT="0" distB="0" distL="0" distR="0">
            <wp:extent cx="4334510" cy="223710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4344793" cy="2242894"/>
                    </a:xfrm>
                    <a:prstGeom prst="rect">
                      <a:avLst/>
                    </a:prstGeom>
                    <a:noFill/>
                    <a:ln>
                      <a:noFill/>
                    </a:ln>
                  </pic:spPr>
                </pic:pic>
              </a:graphicData>
            </a:graphic>
          </wp:inline>
        </w:drawing>
      </w:r>
      <w:r>
        <w:rPr>
          <w:rFonts w:ascii="Times New Roman" w:hAnsi="Times New Roman" w:cs="Times New Roman"/>
          <w:color w:val="000000"/>
          <w:sz w:val="20"/>
          <w:szCs w:val="20"/>
        </w:rPr>
        <w:br w:type="textWrapping"/>
      </w:r>
      <w:r>
        <w:rPr>
          <w:rFonts w:ascii="Times New Roman" w:hAnsi="Times New Roman" w:cs="Times New Roman"/>
          <w:b/>
          <w:bCs/>
          <w:color w:val="000000"/>
          <w:sz w:val="20"/>
          <w:szCs w:val="20"/>
        </w:rPr>
        <w:t>Figure-6: Circuit Diagram of Full subtractor</w:t>
      </w:r>
    </w:p>
    <w:p w14:paraId="395CAD9D">
      <w:pPr>
        <w:tabs>
          <w:tab w:val="left" w:pos="3660"/>
        </w:tabs>
        <w:rPr>
          <w:rFonts w:ascii="Times New Roman" w:hAnsi="Times New Roman" w:cs="Times New Roman"/>
          <w:color w:val="000000" w:themeColor="text1"/>
          <w:sz w:val="20"/>
          <w:szCs w:val="20"/>
          <w14:textFill>
            <w14:solidFill>
              <w14:schemeClr w14:val="tx1"/>
            </w14:solidFill>
          </w14:textFill>
        </w:rPr>
      </w:pPr>
    </w:p>
    <w:p w14:paraId="0701C3D6">
      <w:pPr>
        <w:tabs>
          <w:tab w:val="left" w:pos="3660"/>
        </w:tabs>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RESULT:</w:t>
      </w:r>
      <w:r>
        <w:rPr>
          <w:rFonts w:ascii="Times New Roman" w:hAnsi="Times New Roman" w:cs="Times New Roman"/>
          <w:color w:val="000000" w:themeColor="text1"/>
          <w:sz w:val="20"/>
          <w:szCs w:val="20"/>
          <w14:textFill>
            <w14:solidFill>
              <w14:schemeClr w14:val="tx1"/>
            </w14:solidFill>
          </w14:textFill>
        </w:rPr>
        <w:t xml:space="preserve"> Implementation of half and full subtractor is done successfully.</w:t>
      </w:r>
    </w:p>
    <w:p w14:paraId="010979A4">
      <w:pPr>
        <w:tabs>
          <w:tab w:val="left" w:pos="3660"/>
        </w:tabs>
        <w:rPr>
          <w:rFonts w:ascii="Times New Roman" w:hAnsi="Times New Roman" w:cs="Times New Roman"/>
          <w:color w:val="000000" w:themeColor="text1"/>
          <w:sz w:val="20"/>
          <w:szCs w:val="20"/>
          <w14:textFill>
            <w14:solidFill>
              <w14:schemeClr w14:val="tx1"/>
            </w14:solidFill>
          </w14:textFill>
        </w:rPr>
      </w:pPr>
    </w:p>
    <w:p w14:paraId="14E042A9">
      <w:pPr>
        <w:tabs>
          <w:tab w:val="left" w:pos="3660"/>
        </w:tabs>
        <w:rPr>
          <w:rFonts w:ascii="Times New Roman" w:hAnsi="Times New Roman" w:cs="Times New Roman"/>
          <w:color w:val="000000" w:themeColor="text1"/>
          <w:sz w:val="20"/>
          <w:szCs w:val="20"/>
          <w14:textFill>
            <w14:solidFill>
              <w14:schemeClr w14:val="tx1"/>
            </w14:solidFill>
          </w14:textFill>
        </w:rPr>
      </w:pPr>
    </w:p>
    <w:p w14:paraId="50AA516E">
      <w:pPr>
        <w:tabs>
          <w:tab w:val="left" w:pos="3660"/>
        </w:tabs>
        <w:jc w:val="center"/>
        <w:rPr>
          <w:rFonts w:ascii="Times New Roman" w:hAnsi="Times New Roman" w:cs="Times New Roman"/>
          <w:b/>
          <w:bCs/>
          <w:color w:val="000000" w:themeColor="text1"/>
          <w:sz w:val="20"/>
          <w:szCs w:val="20"/>
          <w:u w:val="single"/>
          <w14:textFill>
            <w14:solidFill>
              <w14:schemeClr w14:val="tx1"/>
            </w14:solidFill>
          </w14:textFill>
        </w:rPr>
      </w:pPr>
      <w:r>
        <w:rPr>
          <w:rFonts w:ascii="Times New Roman" w:hAnsi="Times New Roman" w:cs="Times New Roman"/>
          <w:b/>
          <w:bCs/>
          <w:color w:val="000000" w:themeColor="text1"/>
          <w:sz w:val="20"/>
          <w:szCs w:val="20"/>
          <w:u w:val="single"/>
          <w14:textFill>
            <w14:solidFill>
              <w14:schemeClr w14:val="tx1"/>
            </w14:solidFill>
          </w14:textFill>
        </w:rPr>
        <w:t>Experiment 12</w:t>
      </w:r>
    </w:p>
    <w:p w14:paraId="52C0B2CC">
      <w:pPr>
        <w:tabs>
          <w:tab w:val="left" w:pos="3660"/>
        </w:tabs>
        <w:jc w:val="center"/>
        <w:rPr>
          <w:rFonts w:ascii="Times New Roman" w:hAnsi="Times New Roman" w:cs="Times New Roman"/>
          <w:b/>
          <w:bCs/>
          <w:color w:val="000000" w:themeColor="text1"/>
          <w:sz w:val="20"/>
          <w:szCs w:val="20"/>
          <w:u w:val="single"/>
          <w14:textFill>
            <w14:solidFill>
              <w14:schemeClr w14:val="tx1"/>
            </w14:solidFill>
          </w14:textFill>
        </w:rPr>
      </w:pPr>
    </w:p>
    <w:p w14:paraId="346FDB44">
      <w:pPr>
        <w:tabs>
          <w:tab w:val="left" w:pos="3660"/>
        </w:tabs>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AIM:</w:t>
      </w:r>
      <w:r>
        <w:rPr>
          <w:rFonts w:ascii="Times New Roman" w:hAnsi="Times New Roman" w:cs="Times New Roman"/>
          <w:b/>
          <w:bCs/>
          <w:color w:val="000000" w:themeColor="text1"/>
          <w:sz w:val="20"/>
          <w:szCs w:val="20"/>
          <w:u w:val="single"/>
          <w14:textFill>
            <w14:solidFill>
              <w14:schemeClr w14:val="tx1"/>
            </w14:solidFill>
          </w14:textFill>
        </w:rPr>
        <w:t xml:space="preserve"> </w:t>
      </w:r>
      <w:r>
        <w:rPr>
          <w:rFonts w:ascii="Times New Roman" w:hAnsi="Times New Roman" w:cs="Times New Roman"/>
          <w:color w:val="000000" w:themeColor="text1"/>
          <w:sz w:val="20"/>
          <w:szCs w:val="20"/>
          <w14:textFill>
            <w14:solidFill>
              <w14:schemeClr w14:val="tx1"/>
            </w14:solidFill>
          </w14:textFill>
        </w:rPr>
        <w:t>Design and implement Binary to BCD and BCD to Binary converter.</w:t>
      </w:r>
    </w:p>
    <w:p w14:paraId="58F776CD">
      <w:pPr>
        <w:tabs>
          <w:tab w:val="left" w:pos="3660"/>
        </w:tabs>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THEORY:</w:t>
      </w:r>
    </w:p>
    <w:p w14:paraId="6D5F21A2">
      <w:pPr>
        <w:tabs>
          <w:tab w:val="left" w:pos="3660"/>
        </w:tabs>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sz w:val="20"/>
          <w:szCs w:val="20"/>
        </w:rPr>
        <w:t>Binary to BCD code converter</w:t>
      </w:r>
    </w:p>
    <w:p w14:paraId="759A42DA">
      <w:pPr>
        <w:pStyle w:val="32"/>
        <w:shd w:val="clear" w:color="auto" w:fill="FFFFFF"/>
        <w:spacing w:before="0" w:beforeAutospacing="0"/>
        <w:jc w:val="both"/>
        <w:rPr>
          <w:color w:val="000000"/>
          <w:sz w:val="20"/>
          <w:szCs w:val="20"/>
        </w:rPr>
      </w:pPr>
      <w:r>
        <w:rPr>
          <w:color w:val="000000"/>
          <w:sz w:val="20"/>
          <w:szCs w:val="20"/>
        </w:rPr>
        <w:t>In BCD code, 0 to 9 numbers represent the equivalent binary numbers. For the numbers above 10, LSB of a decimal number is represented by its equivalent binary number and MSB of a decimal number is also represented by their equivalent </w:t>
      </w:r>
      <w:r>
        <w:fldChar w:fldCharType="begin"/>
      </w:r>
      <w:r>
        <w:instrText xml:space="preserve"> HYPERLINK "https://www.electrically4u.com/number-systems/" \l "binary-number-system" </w:instrText>
      </w:r>
      <w:r>
        <w:fldChar w:fldCharType="separate"/>
      </w:r>
      <w:r>
        <w:rPr>
          <w:rStyle w:val="11"/>
          <w:rFonts w:eastAsia="Droid Sans"/>
          <w:sz w:val="20"/>
          <w:szCs w:val="20"/>
        </w:rPr>
        <w:t>binary numbers</w:t>
      </w:r>
      <w:r>
        <w:rPr>
          <w:rStyle w:val="11"/>
          <w:rFonts w:eastAsia="Droid Sans"/>
          <w:sz w:val="20"/>
          <w:szCs w:val="20"/>
        </w:rPr>
        <w:fldChar w:fldCharType="end"/>
      </w:r>
      <w:r>
        <w:rPr>
          <w:color w:val="000000"/>
          <w:sz w:val="20"/>
          <w:szCs w:val="20"/>
        </w:rPr>
        <w:t>.</w:t>
      </w:r>
    </w:p>
    <w:p w14:paraId="6D059B39">
      <w:pPr>
        <w:pStyle w:val="12"/>
        <w:shd w:val="clear" w:color="auto" w:fill="FFFFFF"/>
        <w:rPr>
          <w:color w:val="000000"/>
          <w:sz w:val="20"/>
          <w:szCs w:val="20"/>
        </w:rPr>
      </w:pPr>
      <w:r>
        <w:rPr>
          <w:color w:val="000000"/>
          <w:sz w:val="20"/>
          <w:szCs w:val="20"/>
        </w:rPr>
        <w:t>For example, the BCD code of 12 is represented as</w:t>
      </w:r>
    </w:p>
    <w:p w14:paraId="0B20B978">
      <w:pPr>
        <w:shd w:val="clear" w:color="auto" w:fill="FFFFFF"/>
        <w:rPr>
          <w:rFonts w:ascii="Times New Roman" w:hAnsi="Times New Roman" w:cs="Times New Roman"/>
          <w:color w:val="000000"/>
          <w:sz w:val="20"/>
          <w:szCs w:val="20"/>
        </w:rPr>
      </w:pPr>
      <w:r>
        <w:rPr>
          <w:rFonts w:ascii="Times New Roman" w:hAnsi="Times New Roman" w:cs="Times New Roman"/>
          <w:color w:val="000000"/>
          <w:sz w:val="20"/>
          <w:szCs w:val="20"/>
        </w:rPr>
        <mc:AlternateContent>
          <mc:Choice Requires="wps">
            <w:drawing>
              <wp:inline distT="0" distB="0" distL="0" distR="0">
                <wp:extent cx="2459355" cy="1504950"/>
                <wp:effectExtent l="0" t="0" r="0" b="0"/>
                <wp:docPr id="57"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59355" cy="150495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57" o:spid="_x0000_s1026" o:spt="1" style="height:118.5pt;width:193.65pt;" filled="f" stroked="f" coordsize="21600,21600" o:gfxdata="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FHj921wAAAAUBAAAPAAAAAAAAAAEAIAAAACIAAABk&#10;cnMvZG93bnJldi54bWxQSwECFAAUAAAACACHTuJAV6ARMgcCAAAWBAAADgAAAAAAAAABACAAAAAm&#10;AQAAZHJzL2Uyb0RvYy54bWxQSwUGAAAAAAYABgBZAQAAnwUAAAAA&#10;">
                <v:fill on="f" focussize="0,0"/>
                <v:stroke on="f"/>
                <v:imagedata o:title=""/>
                <o:lock v:ext="edit" aspectratio="t"/>
                <w10:wrap type="none"/>
                <w10:anchorlock/>
              </v:rect>
            </w:pict>
          </mc:Fallback>
        </mc:AlternateContent>
      </w:r>
      <w:r>
        <w:rPr>
          <w:rFonts w:ascii="Times New Roman" w:hAnsi="Times New Roman" w:cs="Times New Roman"/>
          <w:color w:val="000000"/>
          <w:sz w:val="20"/>
          <w:szCs w:val="20"/>
        </w:rPr>
        <w:drawing>
          <wp:inline distT="0" distB="0" distL="0" distR="0">
            <wp:extent cx="1428750" cy="72898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75"/>
                    <a:stretch>
                      <a:fillRect/>
                    </a:stretch>
                  </pic:blipFill>
                  <pic:spPr>
                    <a:xfrm>
                      <a:off x="0" y="0"/>
                      <a:ext cx="1441833" cy="735882"/>
                    </a:xfrm>
                    <a:prstGeom prst="rect">
                      <a:avLst/>
                    </a:prstGeom>
                  </pic:spPr>
                </pic:pic>
              </a:graphicData>
            </a:graphic>
          </wp:inline>
        </w:drawing>
      </w:r>
    </w:p>
    <w:p w14:paraId="0177E978">
      <w:pPr>
        <w:pStyle w:val="32"/>
        <w:shd w:val="clear" w:color="auto" w:fill="FFFFFF"/>
        <w:spacing w:before="0" w:beforeAutospacing="0"/>
        <w:jc w:val="both"/>
        <w:rPr>
          <w:color w:val="000000"/>
          <w:sz w:val="20"/>
          <w:szCs w:val="20"/>
        </w:rPr>
      </w:pPr>
      <w:r>
        <w:rPr>
          <w:color w:val="000000"/>
          <w:sz w:val="20"/>
          <w:szCs w:val="20"/>
        </w:rPr>
        <w:t>The following truth table shows the conversion between the binary code input and the BCD code output. As you see from the table, the 4-bit binary number is converted into 5-bit BCD code. Decimal code is added in the table to understand the equivalence of Binary and BCD code.</w:t>
      </w:r>
    </w:p>
    <w:p w14:paraId="22F61C71">
      <w:pPr>
        <w:pStyle w:val="32"/>
        <w:shd w:val="clear" w:color="auto" w:fill="FFFFFF"/>
        <w:spacing w:before="0" w:beforeAutospacing="0"/>
        <w:jc w:val="both"/>
        <w:rPr>
          <w:color w:val="000000"/>
          <w:sz w:val="20"/>
          <w:szCs w:val="20"/>
        </w:rPr>
      </w:pPr>
      <w:r>
        <w:rPr>
          <w:color w:val="000000"/>
          <w:sz w:val="20"/>
          <w:szCs w:val="20"/>
        </w:rPr>
        <w:drawing>
          <wp:inline distT="0" distB="0" distL="0" distR="0">
            <wp:extent cx="2731135" cy="306895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76"/>
                    <a:stretch>
                      <a:fillRect/>
                    </a:stretch>
                  </pic:blipFill>
                  <pic:spPr>
                    <a:xfrm>
                      <a:off x="0" y="0"/>
                      <a:ext cx="2736420" cy="3074365"/>
                    </a:xfrm>
                    <a:prstGeom prst="rect">
                      <a:avLst/>
                    </a:prstGeom>
                  </pic:spPr>
                </pic:pic>
              </a:graphicData>
            </a:graphic>
          </wp:inline>
        </w:drawing>
      </w:r>
    </w:p>
    <w:p w14:paraId="0793B124">
      <w:pPr>
        <w:shd w:val="clear" w:color="auto" w:fill="FFFFFF"/>
        <w:rPr>
          <w:rFonts w:ascii="Times New Roman" w:hAnsi="Times New Roman" w:cs="Times New Roman"/>
          <w:color w:val="000000"/>
          <w:sz w:val="20"/>
          <w:szCs w:val="20"/>
        </w:rPr>
      </w:pPr>
      <w:r>
        <w:rPr>
          <w:rFonts w:ascii="Times New Roman" w:hAnsi="Times New Roman" w:cs="Times New Roman"/>
          <w:color w:val="000000"/>
          <w:sz w:val="20"/>
          <w:szCs w:val="20"/>
        </w:rPr>
        <w:t>The converter has 5 outputs D</w:t>
      </w:r>
      <w:r>
        <w:rPr>
          <w:rFonts w:ascii="Times New Roman" w:hAnsi="Times New Roman" w:cs="Times New Roman"/>
          <w:color w:val="000000"/>
          <w:sz w:val="20"/>
          <w:szCs w:val="20"/>
          <w:vertAlign w:val="subscript"/>
        </w:rPr>
        <w:t>0</w:t>
      </w:r>
      <w:r>
        <w:rPr>
          <w:rFonts w:ascii="Times New Roman" w:hAnsi="Times New Roman" w:cs="Times New Roman"/>
          <w:color w:val="000000"/>
          <w:sz w:val="20"/>
          <w:szCs w:val="20"/>
        </w:rPr>
        <w:t>, D</w:t>
      </w:r>
      <w:r>
        <w:rPr>
          <w:rFonts w:ascii="Times New Roman" w:hAnsi="Times New Roman" w:cs="Times New Roman"/>
          <w:color w:val="000000"/>
          <w:sz w:val="20"/>
          <w:szCs w:val="20"/>
          <w:vertAlign w:val="subscript"/>
        </w:rPr>
        <w:t>1</w:t>
      </w:r>
      <w:r>
        <w:rPr>
          <w:rFonts w:ascii="Times New Roman" w:hAnsi="Times New Roman" w:cs="Times New Roman"/>
          <w:color w:val="000000"/>
          <w:sz w:val="20"/>
          <w:szCs w:val="20"/>
        </w:rPr>
        <w:t>, D</w:t>
      </w:r>
      <w:r>
        <w:rPr>
          <w:rFonts w:ascii="Times New Roman" w:hAnsi="Times New Roman" w:cs="Times New Roman"/>
          <w:color w:val="000000"/>
          <w:sz w:val="20"/>
          <w:szCs w:val="20"/>
          <w:vertAlign w:val="subscript"/>
        </w:rPr>
        <w:t>2</w:t>
      </w:r>
      <w:r>
        <w:rPr>
          <w:rFonts w:ascii="Times New Roman" w:hAnsi="Times New Roman" w:cs="Times New Roman"/>
          <w:color w:val="000000"/>
          <w:sz w:val="20"/>
          <w:szCs w:val="20"/>
        </w:rPr>
        <w:t>, D</w:t>
      </w:r>
      <w:r>
        <w:rPr>
          <w:rFonts w:ascii="Times New Roman" w:hAnsi="Times New Roman" w:cs="Times New Roman"/>
          <w:color w:val="000000"/>
          <w:sz w:val="20"/>
          <w:szCs w:val="20"/>
          <w:vertAlign w:val="subscript"/>
        </w:rPr>
        <w:t>3</w:t>
      </w:r>
      <w:r>
        <w:rPr>
          <w:rFonts w:ascii="Times New Roman" w:hAnsi="Times New Roman" w:cs="Times New Roman"/>
          <w:color w:val="000000"/>
          <w:sz w:val="20"/>
          <w:szCs w:val="20"/>
        </w:rPr>
        <w:t> and D</w:t>
      </w:r>
      <w:r>
        <w:rPr>
          <w:rFonts w:ascii="Times New Roman" w:hAnsi="Times New Roman" w:cs="Times New Roman"/>
          <w:color w:val="000000"/>
          <w:sz w:val="20"/>
          <w:szCs w:val="20"/>
          <w:vertAlign w:val="subscript"/>
        </w:rPr>
        <w:t>4</w:t>
      </w:r>
      <w:r>
        <w:rPr>
          <w:rFonts w:ascii="Times New Roman" w:hAnsi="Times New Roman" w:cs="Times New Roman"/>
          <w:color w:val="000000"/>
          <w:sz w:val="20"/>
          <w:szCs w:val="20"/>
        </w:rPr>
        <w:t>. From the truth table, the </w:t>
      </w:r>
      <w:r>
        <w:rPr>
          <w:rFonts w:ascii="Times New Roman" w:hAnsi="Times New Roman" w:cs="Times New Roman"/>
          <w:color w:val="000000"/>
          <w:sz w:val="20"/>
          <w:szCs w:val="20"/>
        </w:rPr>
        <w:fldChar w:fldCharType="begin"/>
      </w:r>
      <w:r>
        <w:rPr>
          <w:rFonts w:ascii="Times New Roman" w:hAnsi="Times New Roman" w:cs="Times New Roman"/>
          <w:color w:val="000000"/>
          <w:sz w:val="20"/>
          <w:szCs w:val="20"/>
        </w:rPr>
        <w:instrText xml:space="preserve"> HYPERLINK "https://www.electrically4u.com/sum-of-product-and-product-of-sum-form/" \l "Minterm_representation" \t "_blank" </w:instrText>
      </w:r>
      <w:r>
        <w:rPr>
          <w:rFonts w:ascii="Times New Roman" w:hAnsi="Times New Roman" w:cs="Times New Roman"/>
          <w:color w:val="000000"/>
          <w:sz w:val="20"/>
          <w:szCs w:val="20"/>
        </w:rPr>
        <w:fldChar w:fldCharType="separate"/>
      </w:r>
      <w:r>
        <w:rPr>
          <w:rStyle w:val="11"/>
          <w:rFonts w:ascii="Times New Roman" w:hAnsi="Times New Roman" w:cs="Times New Roman"/>
          <w:sz w:val="20"/>
          <w:szCs w:val="20"/>
        </w:rPr>
        <w:t>minterms </w:t>
      </w:r>
      <w:r>
        <w:rPr>
          <w:rFonts w:ascii="Times New Roman" w:hAnsi="Times New Roman" w:cs="Times New Roman"/>
          <w:color w:val="000000"/>
          <w:sz w:val="20"/>
          <w:szCs w:val="20"/>
        </w:rPr>
        <w:fldChar w:fldCharType="end"/>
      </w:r>
      <w:r>
        <w:rPr>
          <w:rFonts w:ascii="Times New Roman" w:hAnsi="Times New Roman" w:cs="Times New Roman"/>
          <w:color w:val="000000"/>
          <w:sz w:val="20"/>
          <w:szCs w:val="20"/>
        </w:rPr>
        <w:t>can be obtained for each output.</w:t>
      </w:r>
    </w:p>
    <w:p w14:paraId="3D95E0FF">
      <w:pPr>
        <w:pStyle w:val="33"/>
        <w:shd w:val="clear" w:color="auto" w:fill="FFFFFF"/>
        <w:spacing w:before="0" w:beforeAutospacing="0"/>
        <w:jc w:val="center"/>
        <w:rPr>
          <w:color w:val="000000"/>
          <w:sz w:val="20"/>
          <w:szCs w:val="20"/>
        </w:rPr>
      </w:pPr>
      <w:r>
        <w:rPr>
          <w:color w:val="000000"/>
          <w:sz w:val="20"/>
          <w:szCs w:val="20"/>
        </w:rPr>
        <w:t>D</w:t>
      </w:r>
      <w:r>
        <w:rPr>
          <w:color w:val="000000"/>
          <w:sz w:val="20"/>
          <w:szCs w:val="20"/>
          <w:vertAlign w:val="subscript"/>
        </w:rPr>
        <w:t>4</w:t>
      </w:r>
      <w:r>
        <w:rPr>
          <w:color w:val="000000"/>
          <w:sz w:val="20"/>
          <w:szCs w:val="20"/>
        </w:rPr>
        <w:t> = ∑m(10, 11, 12, 13, 14, 15), D</w:t>
      </w:r>
      <w:r>
        <w:rPr>
          <w:color w:val="000000"/>
          <w:sz w:val="20"/>
          <w:szCs w:val="20"/>
          <w:vertAlign w:val="subscript"/>
        </w:rPr>
        <w:t>3</w:t>
      </w:r>
      <w:r>
        <w:rPr>
          <w:color w:val="000000"/>
          <w:sz w:val="20"/>
          <w:szCs w:val="20"/>
        </w:rPr>
        <w:t> = ∑m(8, 9), D</w:t>
      </w:r>
      <w:r>
        <w:rPr>
          <w:color w:val="000000"/>
          <w:sz w:val="20"/>
          <w:szCs w:val="20"/>
          <w:vertAlign w:val="subscript"/>
        </w:rPr>
        <w:t>2</w:t>
      </w:r>
      <w:r>
        <w:rPr>
          <w:color w:val="000000"/>
          <w:sz w:val="20"/>
          <w:szCs w:val="20"/>
        </w:rPr>
        <w:t> = ∑m(4, 5, 6, 7, 14, 15), D</w:t>
      </w:r>
      <w:r>
        <w:rPr>
          <w:color w:val="000000"/>
          <w:sz w:val="20"/>
          <w:szCs w:val="20"/>
          <w:vertAlign w:val="subscript"/>
        </w:rPr>
        <w:t>1</w:t>
      </w:r>
      <w:r>
        <w:rPr>
          <w:color w:val="000000"/>
          <w:sz w:val="20"/>
          <w:szCs w:val="20"/>
        </w:rPr>
        <w:t> = ∑m(2, 3, 6, 7, 12, 13), D</w:t>
      </w:r>
      <w:r>
        <w:rPr>
          <w:color w:val="000000"/>
          <w:sz w:val="20"/>
          <w:szCs w:val="20"/>
          <w:vertAlign w:val="subscript"/>
        </w:rPr>
        <w:t>0</w:t>
      </w:r>
      <w:r>
        <w:rPr>
          <w:color w:val="000000"/>
          <w:sz w:val="20"/>
          <w:szCs w:val="20"/>
        </w:rPr>
        <w:t> = ∑m(1, 3, 5, 7, 9, 11, 13, 15)</w:t>
      </w:r>
    </w:p>
    <w:p w14:paraId="4839D169">
      <w:pPr>
        <w:pStyle w:val="32"/>
        <w:shd w:val="clear" w:color="auto" w:fill="FFFFFF"/>
        <w:spacing w:before="0" w:beforeAutospacing="0"/>
        <w:jc w:val="both"/>
        <w:rPr>
          <w:color w:val="000000"/>
          <w:sz w:val="20"/>
          <w:szCs w:val="20"/>
        </w:rPr>
      </w:pPr>
      <w:r>
        <w:rPr>
          <w:color w:val="000000"/>
          <w:sz w:val="20"/>
          <w:szCs w:val="20"/>
        </w:rPr>
        <w:t>The minterms are plotted in the </w:t>
      </w:r>
      <w:r>
        <w:rPr>
          <w:color w:val="000000"/>
          <w:sz w:val="20"/>
          <w:szCs w:val="20"/>
        </w:rPr>
        <w:fldChar w:fldCharType="begin"/>
      </w:r>
      <w:r>
        <w:rPr>
          <w:color w:val="000000"/>
          <w:sz w:val="20"/>
          <w:szCs w:val="20"/>
        </w:rPr>
        <w:instrText xml:space="preserve"> HYPERLINK "https://www.electrically4u.com/karnaugh-map/" \t "_blank" </w:instrText>
      </w:r>
      <w:r>
        <w:rPr>
          <w:color w:val="000000"/>
          <w:sz w:val="20"/>
          <w:szCs w:val="20"/>
        </w:rPr>
        <w:fldChar w:fldCharType="separate"/>
      </w:r>
      <w:r>
        <w:rPr>
          <w:rStyle w:val="11"/>
          <w:sz w:val="20"/>
          <w:szCs w:val="20"/>
        </w:rPr>
        <w:t>karnaugh map</w:t>
      </w:r>
      <w:r>
        <w:rPr>
          <w:color w:val="000000"/>
          <w:sz w:val="20"/>
          <w:szCs w:val="20"/>
        </w:rPr>
        <w:fldChar w:fldCharType="end"/>
      </w:r>
      <w:r>
        <w:rPr>
          <w:color w:val="000000"/>
          <w:sz w:val="20"/>
          <w:szCs w:val="20"/>
        </w:rPr>
        <w:t xml:space="preserve"> and the simplified boolean expressions are obtained. </w:t>
      </w:r>
    </w:p>
    <w:p w14:paraId="39E56550">
      <w:pPr>
        <w:pStyle w:val="32"/>
        <w:shd w:val="clear" w:color="auto" w:fill="FFFFFF"/>
        <w:spacing w:before="0" w:beforeAutospacing="0"/>
        <w:jc w:val="both"/>
        <w:rPr>
          <w:color w:val="000000"/>
          <w:sz w:val="20"/>
          <w:szCs w:val="20"/>
        </w:rPr>
      </w:pPr>
      <w:r>
        <w:rPr>
          <w:color w:val="000000"/>
          <w:sz w:val="20"/>
          <w:szCs w:val="20"/>
        </w:rPr>
        <w:t>M</w:t>
      </w:r>
      <w:r>
        <w:fldChar w:fldCharType="begin"/>
      </w:r>
      <w:r>
        <w:instrText xml:space="preserve"> HYPERLINK "https://www.electrically4u.com/minimization-of-boolean-function-using-k-map/" \t "_blank" </w:instrText>
      </w:r>
      <w:r>
        <w:fldChar w:fldCharType="separate"/>
      </w:r>
      <w:r>
        <w:rPr>
          <w:rStyle w:val="11"/>
          <w:sz w:val="20"/>
          <w:szCs w:val="20"/>
        </w:rPr>
        <w:t>inimize a boolean function using K-map</w:t>
      </w:r>
      <w:r>
        <w:rPr>
          <w:rStyle w:val="11"/>
          <w:sz w:val="20"/>
          <w:szCs w:val="20"/>
        </w:rPr>
        <w:fldChar w:fldCharType="end"/>
      </w:r>
    </w:p>
    <w:p w14:paraId="5E1E3315">
      <w:pPr>
        <w:pStyle w:val="32"/>
        <w:shd w:val="clear" w:color="auto" w:fill="FFFFFF"/>
        <w:spacing w:before="0" w:beforeAutospacing="0"/>
        <w:jc w:val="both"/>
        <w:rPr>
          <w:color w:val="000000"/>
          <w:sz w:val="20"/>
          <w:szCs w:val="20"/>
        </w:rPr>
      </w:pPr>
      <w:r>
        <w:rPr>
          <w:color w:val="000000"/>
          <w:sz w:val="20"/>
          <w:szCs w:val="20"/>
        </w:rPr>
        <w:drawing>
          <wp:inline distT="0" distB="0" distL="0" distR="0">
            <wp:extent cx="4324350" cy="2736850"/>
            <wp:effectExtent l="0" t="0" r="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77"/>
                    <a:stretch>
                      <a:fillRect/>
                    </a:stretch>
                  </pic:blipFill>
                  <pic:spPr>
                    <a:xfrm>
                      <a:off x="0" y="0"/>
                      <a:ext cx="4341644" cy="2748316"/>
                    </a:xfrm>
                    <a:prstGeom prst="rect">
                      <a:avLst/>
                    </a:prstGeom>
                  </pic:spPr>
                </pic:pic>
              </a:graphicData>
            </a:graphic>
          </wp:inline>
        </w:drawing>
      </w:r>
    </w:p>
    <w:p w14:paraId="306C7D43">
      <w:pPr>
        <w:shd w:val="clear" w:color="auto" w:fill="FFFFFF"/>
        <w:rPr>
          <w:rFonts w:ascii="Times New Roman" w:hAnsi="Times New Roman" w:cs="Times New Roman"/>
          <w:color w:val="000000"/>
          <w:sz w:val="20"/>
          <w:szCs w:val="20"/>
        </w:rPr>
      </w:pPr>
    </w:p>
    <w:p w14:paraId="4D0E4CF4">
      <w:pPr>
        <w:pStyle w:val="32"/>
        <w:shd w:val="clear" w:color="auto" w:fill="FFFFFF"/>
        <w:spacing w:before="0" w:beforeAutospacing="0"/>
        <w:jc w:val="both"/>
        <w:rPr>
          <w:color w:val="000000"/>
          <w:sz w:val="20"/>
          <w:szCs w:val="20"/>
        </w:rPr>
      </w:pPr>
      <w:r>
        <w:rPr>
          <w:color w:val="000000"/>
          <w:sz w:val="20"/>
          <w:szCs w:val="20"/>
        </w:rPr>
        <w:t>The digital logic circuit for Binary to </w:t>
      </w:r>
      <w:r>
        <w:fldChar w:fldCharType="begin"/>
      </w:r>
      <w:r>
        <w:instrText xml:space="preserve"> HYPERLINK "https://www.electrically4u.com/bcd-and-excess-3-codes/" \l "BCD_Code" \t "_blank" </w:instrText>
      </w:r>
      <w:r>
        <w:fldChar w:fldCharType="separate"/>
      </w:r>
      <w:r>
        <w:rPr>
          <w:rStyle w:val="11"/>
          <w:sz w:val="20"/>
          <w:szCs w:val="20"/>
        </w:rPr>
        <w:t>BCD code</w:t>
      </w:r>
      <w:r>
        <w:rPr>
          <w:rStyle w:val="11"/>
          <w:sz w:val="20"/>
          <w:szCs w:val="20"/>
        </w:rPr>
        <w:fldChar w:fldCharType="end"/>
      </w:r>
      <w:r>
        <w:rPr>
          <w:color w:val="000000"/>
          <w:sz w:val="20"/>
          <w:szCs w:val="20"/>
        </w:rPr>
        <w:t> converter is designed from the simplified output expressions obtained from karnaugh map.</w:t>
      </w:r>
    </w:p>
    <w:p w14:paraId="30E117D0">
      <w:pPr>
        <w:pStyle w:val="32"/>
        <w:shd w:val="clear" w:color="auto" w:fill="FFFFFF"/>
        <w:spacing w:before="0" w:beforeAutospacing="0"/>
        <w:jc w:val="both"/>
        <w:rPr>
          <w:rFonts w:ascii="Georgia" w:hAnsi="Georgia"/>
          <w:color w:val="000000"/>
          <w:sz w:val="26"/>
          <w:szCs w:val="26"/>
        </w:rPr>
      </w:pPr>
      <w:r>
        <w:rPr>
          <w:rFonts w:ascii="Georgia" w:hAnsi="Georgia"/>
          <w:color w:val="000000"/>
          <w:sz w:val="26"/>
          <w:szCs w:val="26"/>
        </w:rPr>
        <w:drawing>
          <wp:inline distT="0" distB="0" distL="0" distR="0">
            <wp:extent cx="2494280" cy="2702560"/>
            <wp:effectExtent l="0" t="0" r="1270" b="25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78"/>
                    <a:stretch>
                      <a:fillRect/>
                    </a:stretch>
                  </pic:blipFill>
                  <pic:spPr>
                    <a:xfrm>
                      <a:off x="0" y="0"/>
                      <a:ext cx="2498579" cy="2707437"/>
                    </a:xfrm>
                    <a:prstGeom prst="rect">
                      <a:avLst/>
                    </a:prstGeom>
                  </pic:spPr>
                </pic:pic>
              </a:graphicData>
            </a:graphic>
          </wp:inline>
        </w:drawing>
      </w:r>
    </w:p>
    <w:p w14:paraId="6D183D73">
      <w:pPr>
        <w:pStyle w:val="32"/>
        <w:shd w:val="clear" w:color="auto" w:fill="FFFFFF"/>
        <w:spacing w:before="0" w:beforeAutospacing="0"/>
        <w:jc w:val="both"/>
        <w:rPr>
          <w:color w:val="000000"/>
          <w:sz w:val="20"/>
          <w:szCs w:val="20"/>
        </w:rPr>
      </w:pPr>
      <w:r>
        <w:rPr>
          <w:b/>
          <w:bCs/>
          <w:color w:val="000000"/>
          <w:sz w:val="20"/>
          <w:szCs w:val="20"/>
        </w:rPr>
        <w:t>RESULT:</w:t>
      </w:r>
      <w:r>
        <w:rPr>
          <w:color w:val="000000"/>
          <w:sz w:val="20"/>
          <w:szCs w:val="20"/>
        </w:rPr>
        <w:t xml:space="preserve"> </w:t>
      </w:r>
      <w:r>
        <w:rPr>
          <w:color w:val="000000" w:themeColor="text1"/>
          <w:sz w:val="20"/>
          <w:szCs w:val="20"/>
          <w14:textFill>
            <w14:solidFill>
              <w14:schemeClr w14:val="tx1"/>
            </w14:solidFill>
          </w14:textFill>
        </w:rPr>
        <w:t>Design and implementation of Binary to BCD is done successfully.</w:t>
      </w:r>
    </w:p>
    <w:p w14:paraId="6E956987">
      <w:pPr>
        <w:tabs>
          <w:tab w:val="left" w:pos="3660"/>
        </w:tabs>
        <w:rPr>
          <w:rFonts w:ascii="Times New Roman" w:hAnsi="Times New Roman" w:cs="Times New Roman"/>
          <w:color w:val="000000" w:themeColor="text1"/>
          <w:sz w:val="20"/>
          <w:szCs w:val="20"/>
          <w14:textFill>
            <w14:solidFill>
              <w14:schemeClr w14:val="tx1"/>
            </w14:solidFill>
          </w14:textFill>
        </w:rPr>
      </w:pPr>
    </w:p>
    <w:sectPr>
      <w:footerReference r:id="rId5" w:type="default"/>
      <w:pgSz w:w="12240" w:h="15840"/>
      <w:pgMar w:top="1440" w:right="1440" w:bottom="1440" w:left="1440" w:header="720" w:footer="720" w:gutter="0"/>
      <w:pgBorders w:display="firstPage" w:offsetFrom="page">
        <w:top w:val="single" w:color="auto" w:sz="18" w:space="24"/>
        <w:left w:val="single" w:color="auto" w:sz="18" w:space="24"/>
        <w:bottom w:val="single" w:color="auto" w:sz="18" w:space="24"/>
        <w:right w:val="single" w:color="auto" w:sz="18"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Droid Sans">
    <w:altName w:val="Times New Roman"/>
    <w:panose1 w:val="00000000000000000000"/>
    <w:charset w:val="00"/>
    <w:family w:val="roman"/>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IDFont+F2">
    <w:altName w:val="Malgun Gothic"/>
    <w:panose1 w:val="00000000000000000000"/>
    <w:charset w:val="81"/>
    <w:family w:val="auto"/>
    <w:pitch w:val="default"/>
    <w:sig w:usb0="00000000" w:usb1="00000000" w:usb2="00000010" w:usb3="00000000" w:csb0="00080000" w:csb1="00000000"/>
  </w:font>
  <w:font w:name="Georgia">
    <w:panose1 w:val="02040502050405020303"/>
    <w:charset w:val="00"/>
    <w:family w:val="roman"/>
    <w:pitch w:val="default"/>
    <w:sig w:usb0="00000287" w:usb1="00000000" w:usb2="00000000" w:usb3="00000000" w:csb0="2000009F" w:csb1="00000000"/>
  </w:font>
  <w:font w:name="Arial Unicode MS">
    <w:panose1 w:val="020B0604020202020204"/>
    <w:charset w:val="86"/>
    <w:family w:val="auto"/>
    <w:pitch w:val="default"/>
    <w:sig w:usb0="FFFFFFFF" w:usb1="E9FFFFFF" w:usb2="0000003F" w:usb3="00000000" w:csb0="603F01FF" w:csb1="FFFF0000"/>
  </w:font>
  <w:font w:name="Malgun Gothic">
    <w:panose1 w:val="020B0503020000020004"/>
    <w:charset w:val="81"/>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53647937"/>
      <w:docPartObj>
        <w:docPartGallery w:val="autotext"/>
      </w:docPartObj>
    </w:sdtPr>
    <w:sdtContent>
      <w:p w14:paraId="033AA503">
        <w:pPr>
          <w:pStyle w:val="9"/>
          <w:jc w:val="right"/>
        </w:pPr>
        <w:r>
          <w:fldChar w:fldCharType="begin"/>
        </w:r>
        <w:r>
          <w:instrText xml:space="preserve"> PAGE   \* MERGEFORMAT </w:instrText>
        </w:r>
        <w:r>
          <w:fldChar w:fldCharType="separate"/>
        </w:r>
        <w:r>
          <w:t>2</w:t>
        </w:r>
        <w:r>
          <w:fldChar w:fldCharType="end"/>
        </w:r>
      </w:p>
    </w:sdtContent>
  </w:sdt>
  <w:p w14:paraId="02B1EE5C">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FA667A"/>
    <w:multiLevelType w:val="multilevel"/>
    <w:tmpl w:val="0DFA66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1F792AA0"/>
    <w:multiLevelType w:val="multilevel"/>
    <w:tmpl w:val="1F792A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
    <w:nsid w:val="22170045"/>
    <w:multiLevelType w:val="multilevel"/>
    <w:tmpl w:val="2217004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AF420BC"/>
    <w:multiLevelType w:val="multilevel"/>
    <w:tmpl w:val="2AF420B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33F20721"/>
    <w:multiLevelType w:val="multilevel"/>
    <w:tmpl w:val="33F207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
    <w:nsid w:val="435C6594"/>
    <w:multiLevelType w:val="multilevel"/>
    <w:tmpl w:val="435C65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56F6A78"/>
    <w:multiLevelType w:val="multilevel"/>
    <w:tmpl w:val="456F6A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C7738F6"/>
    <w:multiLevelType w:val="multilevel"/>
    <w:tmpl w:val="4C7738F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4D184FE9"/>
    <w:multiLevelType w:val="multilevel"/>
    <w:tmpl w:val="4D184F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9">
    <w:nsid w:val="54FB7687"/>
    <w:multiLevelType w:val="multilevel"/>
    <w:tmpl w:val="54FB768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556D7905"/>
    <w:multiLevelType w:val="multilevel"/>
    <w:tmpl w:val="556D79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C1D57F0"/>
    <w:multiLevelType w:val="multilevel"/>
    <w:tmpl w:val="6C1D57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7"/>
  </w:num>
  <w:num w:numId="2">
    <w:abstractNumId w:val="9"/>
  </w:num>
  <w:num w:numId="3">
    <w:abstractNumId w:val="2"/>
  </w:num>
  <w:num w:numId="4">
    <w:abstractNumId w:val="10"/>
  </w:num>
  <w:num w:numId="5">
    <w:abstractNumId w:val="11"/>
  </w:num>
  <w:num w:numId="6">
    <w:abstractNumId w:val="5"/>
  </w:num>
  <w:num w:numId="7">
    <w:abstractNumId w:val="6"/>
  </w:num>
  <w:num w:numId="8">
    <w:abstractNumId w:val="1"/>
  </w:num>
  <w:num w:numId="9">
    <w:abstractNumId w:val="4"/>
  </w:num>
  <w:num w:numId="10">
    <w:abstractNumId w:val="0"/>
  </w:num>
  <w:num w:numId="11">
    <w:abstractNumId w:val="8"/>
  </w:num>
  <w:num w:numId="12">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Unknown">
    <w15:presenceInfo w15:providerId="None" w15:userId="Unknow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3AAB"/>
    <w:rsid w:val="00017E4F"/>
    <w:rsid w:val="000219C9"/>
    <w:rsid w:val="00037B62"/>
    <w:rsid w:val="00041592"/>
    <w:rsid w:val="000A7962"/>
    <w:rsid w:val="000B451F"/>
    <w:rsid w:val="000C760D"/>
    <w:rsid w:val="000D2B6B"/>
    <w:rsid w:val="000D7AD4"/>
    <w:rsid w:val="000E6073"/>
    <w:rsid w:val="000E7167"/>
    <w:rsid w:val="001070E2"/>
    <w:rsid w:val="00112920"/>
    <w:rsid w:val="001703D9"/>
    <w:rsid w:val="0019328F"/>
    <w:rsid w:val="001970D7"/>
    <w:rsid w:val="001C1CE2"/>
    <w:rsid w:val="001D5B7A"/>
    <w:rsid w:val="001E73F1"/>
    <w:rsid w:val="00201A5F"/>
    <w:rsid w:val="0023157E"/>
    <w:rsid w:val="00244944"/>
    <w:rsid w:val="00261201"/>
    <w:rsid w:val="00266861"/>
    <w:rsid w:val="002744AD"/>
    <w:rsid w:val="002C1020"/>
    <w:rsid w:val="003149D9"/>
    <w:rsid w:val="00323100"/>
    <w:rsid w:val="00331339"/>
    <w:rsid w:val="003456FC"/>
    <w:rsid w:val="00355C8D"/>
    <w:rsid w:val="003800F4"/>
    <w:rsid w:val="003E60AF"/>
    <w:rsid w:val="003F7831"/>
    <w:rsid w:val="004024A3"/>
    <w:rsid w:val="004530BE"/>
    <w:rsid w:val="0045561D"/>
    <w:rsid w:val="00461797"/>
    <w:rsid w:val="00466465"/>
    <w:rsid w:val="004A7B21"/>
    <w:rsid w:val="004D0DF8"/>
    <w:rsid w:val="004D57B8"/>
    <w:rsid w:val="004E0E64"/>
    <w:rsid w:val="004F3505"/>
    <w:rsid w:val="0052629F"/>
    <w:rsid w:val="00535B38"/>
    <w:rsid w:val="0053766D"/>
    <w:rsid w:val="0055543C"/>
    <w:rsid w:val="0055685C"/>
    <w:rsid w:val="00561481"/>
    <w:rsid w:val="00582854"/>
    <w:rsid w:val="005A4FAA"/>
    <w:rsid w:val="005A6683"/>
    <w:rsid w:val="005B5AA3"/>
    <w:rsid w:val="005C2044"/>
    <w:rsid w:val="005D0A37"/>
    <w:rsid w:val="005F052B"/>
    <w:rsid w:val="005F562A"/>
    <w:rsid w:val="005F6846"/>
    <w:rsid w:val="006001C8"/>
    <w:rsid w:val="00607861"/>
    <w:rsid w:val="006120F8"/>
    <w:rsid w:val="00623656"/>
    <w:rsid w:val="00632012"/>
    <w:rsid w:val="00660F8D"/>
    <w:rsid w:val="00670A9F"/>
    <w:rsid w:val="006871BC"/>
    <w:rsid w:val="00695AEB"/>
    <w:rsid w:val="006B6C84"/>
    <w:rsid w:val="006C15D4"/>
    <w:rsid w:val="006E6F6B"/>
    <w:rsid w:val="006F48CC"/>
    <w:rsid w:val="006F772D"/>
    <w:rsid w:val="006F7C6E"/>
    <w:rsid w:val="0070586E"/>
    <w:rsid w:val="007554EC"/>
    <w:rsid w:val="00773784"/>
    <w:rsid w:val="00784DD0"/>
    <w:rsid w:val="00790E70"/>
    <w:rsid w:val="007A3CC2"/>
    <w:rsid w:val="007B4889"/>
    <w:rsid w:val="007E144D"/>
    <w:rsid w:val="007F2E67"/>
    <w:rsid w:val="00815AB3"/>
    <w:rsid w:val="00817030"/>
    <w:rsid w:val="008221B7"/>
    <w:rsid w:val="0082779B"/>
    <w:rsid w:val="008336FF"/>
    <w:rsid w:val="00843E32"/>
    <w:rsid w:val="008519DF"/>
    <w:rsid w:val="00851A9C"/>
    <w:rsid w:val="008610ED"/>
    <w:rsid w:val="008A1C5C"/>
    <w:rsid w:val="008C04EA"/>
    <w:rsid w:val="008E51F9"/>
    <w:rsid w:val="008F6BA6"/>
    <w:rsid w:val="00904D67"/>
    <w:rsid w:val="009254D9"/>
    <w:rsid w:val="009413E7"/>
    <w:rsid w:val="00945010"/>
    <w:rsid w:val="00960420"/>
    <w:rsid w:val="009813D5"/>
    <w:rsid w:val="00982A03"/>
    <w:rsid w:val="009846F2"/>
    <w:rsid w:val="009A746D"/>
    <w:rsid w:val="009B7AF6"/>
    <w:rsid w:val="009F7ED7"/>
    <w:rsid w:val="00A0495F"/>
    <w:rsid w:val="00A16FB3"/>
    <w:rsid w:val="00A54526"/>
    <w:rsid w:val="00AA495A"/>
    <w:rsid w:val="00AB2627"/>
    <w:rsid w:val="00AD43C4"/>
    <w:rsid w:val="00AE6EEE"/>
    <w:rsid w:val="00B33D61"/>
    <w:rsid w:val="00B62BC4"/>
    <w:rsid w:val="00B94A95"/>
    <w:rsid w:val="00B9679A"/>
    <w:rsid w:val="00BC6CFC"/>
    <w:rsid w:val="00BE2843"/>
    <w:rsid w:val="00C64957"/>
    <w:rsid w:val="00C802AB"/>
    <w:rsid w:val="00C923A6"/>
    <w:rsid w:val="00C9585A"/>
    <w:rsid w:val="00CB44DE"/>
    <w:rsid w:val="00CC066F"/>
    <w:rsid w:val="00CC0732"/>
    <w:rsid w:val="00CC35FE"/>
    <w:rsid w:val="00CC51AD"/>
    <w:rsid w:val="00D00F7A"/>
    <w:rsid w:val="00D23AAB"/>
    <w:rsid w:val="00D54E8A"/>
    <w:rsid w:val="00D812D7"/>
    <w:rsid w:val="00D83B64"/>
    <w:rsid w:val="00DA4B86"/>
    <w:rsid w:val="00DA6802"/>
    <w:rsid w:val="00DE342C"/>
    <w:rsid w:val="00DE6484"/>
    <w:rsid w:val="00DE682D"/>
    <w:rsid w:val="00DF01E2"/>
    <w:rsid w:val="00DF4D71"/>
    <w:rsid w:val="00E17170"/>
    <w:rsid w:val="00E3521E"/>
    <w:rsid w:val="00E64620"/>
    <w:rsid w:val="00E86E11"/>
    <w:rsid w:val="00EA4994"/>
    <w:rsid w:val="00EC048D"/>
    <w:rsid w:val="00EC1FCA"/>
    <w:rsid w:val="00EF19C7"/>
    <w:rsid w:val="00F43A66"/>
    <w:rsid w:val="00F72EB4"/>
    <w:rsid w:val="00F848D8"/>
    <w:rsid w:val="00F84A22"/>
    <w:rsid w:val="00F91B27"/>
    <w:rsid w:val="00FC6CCE"/>
    <w:rsid w:val="00FE29E4"/>
    <w:rsid w:val="00FF2B09"/>
    <w:rsid w:val="01EFACFE"/>
    <w:rsid w:val="037766BB"/>
    <w:rsid w:val="0B9C29EA"/>
    <w:rsid w:val="0E81B68D"/>
    <w:rsid w:val="37C3D2E3"/>
    <w:rsid w:val="4D7D74BE"/>
    <w:rsid w:val="5762CFE5"/>
    <w:rsid w:val="59C8D14F"/>
    <w:rsid w:val="5A7A21C3"/>
    <w:rsid w:val="5C8C5656"/>
    <w:rsid w:val="5FC98F47"/>
    <w:rsid w:val="60C32A2C"/>
    <w:rsid w:val="6D5700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200" w:line="276" w:lineRule="auto"/>
    </w:pPr>
    <w:rPr>
      <w:rFonts w:ascii="Calibri" w:hAnsi="Calibri" w:eastAsia="Droid Sans" w:cs="Calibri"/>
      <w:sz w:val="22"/>
      <w:szCs w:val="22"/>
      <w:lang w:val="en-US" w:eastAsia="en-US" w:bidi="ar-SA"/>
    </w:rPr>
  </w:style>
  <w:style w:type="paragraph" w:styleId="2">
    <w:name w:val="heading 1"/>
    <w:basedOn w:val="1"/>
    <w:next w:val="1"/>
    <w:link w:val="29"/>
    <w:qFormat/>
    <w:uiPriority w:val="9"/>
    <w:pPr>
      <w:keepNext/>
      <w:keepLines/>
      <w:spacing w:before="240" w:after="0"/>
      <w:outlineLvl w:val="0"/>
    </w:pPr>
    <w:rPr>
      <w:rFonts w:asciiTheme="majorHAnsi" w:hAnsiTheme="majorHAnsi" w:eastAsiaTheme="majorEastAsia" w:cstheme="majorBidi"/>
      <w:color w:val="376092" w:themeColor="accent1" w:themeShade="BF"/>
      <w:sz w:val="32"/>
      <w:szCs w:val="32"/>
    </w:rPr>
  </w:style>
  <w:style w:type="paragraph" w:styleId="3">
    <w:name w:val="heading 2"/>
    <w:basedOn w:val="1"/>
    <w:next w:val="1"/>
    <w:link w:val="17"/>
    <w:unhideWhenUsed/>
    <w:qFormat/>
    <w:uiPriority w:val="9"/>
    <w:pPr>
      <w:keepNext/>
      <w:keepLines/>
      <w:pBdr>
        <w:top w:val="none" w:color="auto" w:sz="0" w:space="0"/>
        <w:left w:val="none" w:color="auto" w:sz="0" w:space="0"/>
        <w:bottom w:val="single" w:color="262626" w:sz="8" w:space="1"/>
        <w:right w:val="none" w:color="auto" w:sz="0" w:space="0"/>
      </w:pBdr>
      <w:spacing w:before="200" w:after="0"/>
      <w:outlineLvl w:val="1"/>
    </w:pPr>
    <w:rPr>
      <w:rFonts w:ascii="Times New Roman" w:hAnsi="Times New Roman"/>
      <w:b/>
      <w:bCs/>
      <w:sz w:val="40"/>
      <w:szCs w:val="26"/>
    </w:rPr>
  </w:style>
  <w:style w:type="paragraph" w:styleId="4">
    <w:name w:val="heading 3"/>
    <w:basedOn w:val="1"/>
    <w:next w:val="1"/>
    <w:link w:val="24"/>
    <w:unhideWhenUsed/>
    <w:qFormat/>
    <w:uiPriority w:val="9"/>
    <w:pPr>
      <w:keepNext/>
      <w:keepLines/>
      <w:spacing w:before="40" w:after="0"/>
      <w:outlineLvl w:val="2"/>
    </w:pPr>
    <w:rPr>
      <w:rFonts w:asciiTheme="majorHAnsi" w:hAnsiTheme="majorHAnsi" w:eastAsiaTheme="majorEastAsia" w:cstheme="majorBidi"/>
      <w:color w:val="254061" w:themeColor="accent1" w:themeShade="80"/>
      <w:sz w:val="24"/>
      <w:szCs w:val="24"/>
    </w:rPr>
  </w:style>
  <w:style w:type="paragraph" w:styleId="5">
    <w:name w:val="heading 4"/>
    <w:basedOn w:val="1"/>
    <w:next w:val="1"/>
    <w:link w:val="27"/>
    <w:semiHidden/>
    <w:unhideWhenUsed/>
    <w:qFormat/>
    <w:uiPriority w:val="9"/>
    <w:pPr>
      <w:keepNext/>
      <w:keepLines/>
      <w:spacing w:before="40" w:after="0"/>
      <w:outlineLvl w:val="3"/>
    </w:pPr>
    <w:rPr>
      <w:rFonts w:asciiTheme="majorHAnsi" w:hAnsiTheme="majorHAnsi" w:eastAsiaTheme="majorEastAsia" w:cstheme="majorBidi"/>
      <w:i/>
      <w:iCs/>
      <w:color w:val="376092" w:themeColor="accent1" w:themeShade="BF"/>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15"/>
    <w:semiHidden/>
    <w:unhideWhenUsed/>
    <w:qFormat/>
    <w:uiPriority w:val="99"/>
    <w:pPr>
      <w:spacing w:after="0" w:line="240" w:lineRule="auto"/>
    </w:pPr>
    <w:rPr>
      <w:rFonts w:ascii="Tahoma" w:hAnsi="Tahoma" w:cs="Tahoma"/>
      <w:sz w:val="16"/>
      <w:szCs w:val="16"/>
    </w:rPr>
  </w:style>
  <w:style w:type="paragraph" w:styleId="9">
    <w:name w:val="footer"/>
    <w:basedOn w:val="1"/>
    <w:link w:val="21"/>
    <w:unhideWhenUsed/>
    <w:qFormat/>
    <w:uiPriority w:val="99"/>
    <w:pPr>
      <w:tabs>
        <w:tab w:val="center" w:pos="4680"/>
        <w:tab w:val="right" w:pos="9360"/>
      </w:tabs>
      <w:spacing w:after="0" w:line="240" w:lineRule="auto"/>
    </w:pPr>
  </w:style>
  <w:style w:type="paragraph" w:styleId="10">
    <w:name w:val="header"/>
    <w:basedOn w:val="1"/>
    <w:link w:val="20"/>
    <w:unhideWhenUsed/>
    <w:qFormat/>
    <w:uiPriority w:val="99"/>
    <w:pPr>
      <w:tabs>
        <w:tab w:val="center" w:pos="4680"/>
        <w:tab w:val="right" w:pos="9360"/>
      </w:tabs>
      <w:spacing w:after="0" w:line="240" w:lineRule="auto"/>
    </w:pPr>
  </w:style>
  <w:style w:type="character" w:styleId="11">
    <w:name w:val="Hyperlink"/>
    <w:basedOn w:val="6"/>
    <w:semiHidden/>
    <w:unhideWhenUsed/>
    <w:qFormat/>
    <w:uiPriority w:val="99"/>
    <w:rPr>
      <w:color w:val="0000FF"/>
      <w:u w:val="single"/>
    </w:rPr>
  </w:style>
  <w:style w:type="paragraph" w:styleId="12">
    <w:name w:val="Normal (Web)"/>
    <w:basedOn w:val="1"/>
    <w:qFormat/>
    <w:uiPriority w:val="99"/>
    <w:pPr>
      <w:spacing w:after="0" w:line="240" w:lineRule="auto"/>
    </w:pPr>
    <w:rPr>
      <w:rFonts w:ascii="Times New Roman" w:hAnsi="Times New Roman" w:eastAsia="Times New Roman" w:cs="Times New Roman"/>
      <w:sz w:val="24"/>
      <w:szCs w:val="24"/>
    </w:rPr>
  </w:style>
  <w:style w:type="character" w:styleId="13">
    <w:name w:val="Strong"/>
    <w:basedOn w:val="6"/>
    <w:qFormat/>
    <w:uiPriority w:val="22"/>
    <w:rPr>
      <w:b/>
      <w:bCs/>
    </w:rPr>
  </w:style>
  <w:style w:type="table" w:styleId="14">
    <w:name w:val="Table Grid"/>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Balloon Text Char"/>
    <w:basedOn w:val="6"/>
    <w:link w:val="8"/>
    <w:semiHidden/>
    <w:qFormat/>
    <w:uiPriority w:val="99"/>
    <w:rPr>
      <w:rFonts w:ascii="Tahoma" w:hAnsi="Tahoma" w:eastAsia="Droid Sans" w:cs="Tahoma"/>
      <w:sz w:val="16"/>
      <w:szCs w:val="16"/>
    </w:rPr>
  </w:style>
  <w:style w:type="paragraph" w:styleId="16">
    <w:name w:val="List Paragraph"/>
    <w:basedOn w:val="1"/>
    <w:qFormat/>
    <w:uiPriority w:val="34"/>
    <w:pPr>
      <w:ind w:left="720"/>
      <w:contextualSpacing/>
    </w:pPr>
  </w:style>
  <w:style w:type="character" w:customStyle="1" w:styleId="17">
    <w:name w:val="Heading 2 Char"/>
    <w:basedOn w:val="6"/>
    <w:link w:val="3"/>
    <w:qFormat/>
    <w:uiPriority w:val="9"/>
    <w:rPr>
      <w:rFonts w:ascii="Times New Roman" w:hAnsi="Times New Roman" w:eastAsia="Droid Sans" w:cs="Calibri"/>
      <w:b/>
      <w:bCs/>
      <w:sz w:val="40"/>
      <w:szCs w:val="26"/>
    </w:rPr>
  </w:style>
  <w:style w:type="character" w:customStyle="1" w:styleId="18">
    <w:name w:val="Internet Link"/>
    <w:basedOn w:val="6"/>
    <w:qFormat/>
    <w:uiPriority w:val="99"/>
    <w:rPr>
      <w:color w:val="0000FF"/>
      <w:u w:val="single"/>
    </w:rPr>
  </w:style>
  <w:style w:type="character" w:customStyle="1" w:styleId="19">
    <w:name w:val="mw-headline"/>
    <w:basedOn w:val="6"/>
    <w:qFormat/>
    <w:uiPriority w:val="0"/>
  </w:style>
  <w:style w:type="character" w:customStyle="1" w:styleId="20">
    <w:name w:val="Header Char"/>
    <w:basedOn w:val="6"/>
    <w:link w:val="10"/>
    <w:qFormat/>
    <w:uiPriority w:val="99"/>
    <w:rPr>
      <w:rFonts w:ascii="Calibri" w:hAnsi="Calibri" w:eastAsia="Droid Sans" w:cs="Calibri"/>
    </w:rPr>
  </w:style>
  <w:style w:type="character" w:customStyle="1" w:styleId="21">
    <w:name w:val="Footer Char"/>
    <w:basedOn w:val="6"/>
    <w:link w:val="9"/>
    <w:qFormat/>
    <w:uiPriority w:val="99"/>
    <w:rPr>
      <w:rFonts w:ascii="Calibri" w:hAnsi="Calibri" w:eastAsia="Droid Sans" w:cs="Calibri"/>
    </w:rPr>
  </w:style>
  <w:style w:type="character" w:customStyle="1" w:styleId="22">
    <w:name w:val="mi"/>
    <w:basedOn w:val="6"/>
    <w:qFormat/>
    <w:uiPriority w:val="0"/>
  </w:style>
  <w:style w:type="character" w:customStyle="1" w:styleId="23">
    <w:name w:val="mjx_assistive_mathml"/>
    <w:basedOn w:val="6"/>
    <w:qFormat/>
    <w:uiPriority w:val="0"/>
  </w:style>
  <w:style w:type="character" w:customStyle="1" w:styleId="24">
    <w:name w:val="Heading 3 Char"/>
    <w:basedOn w:val="6"/>
    <w:link w:val="4"/>
    <w:qFormat/>
    <w:uiPriority w:val="9"/>
    <w:rPr>
      <w:rFonts w:asciiTheme="majorHAnsi" w:hAnsiTheme="majorHAnsi" w:eastAsiaTheme="majorEastAsia" w:cstheme="majorBidi"/>
      <w:color w:val="254061" w:themeColor="accent1" w:themeShade="80"/>
      <w:sz w:val="24"/>
      <w:szCs w:val="24"/>
    </w:rPr>
  </w:style>
  <w:style w:type="character" w:customStyle="1" w:styleId="25">
    <w:name w:val="mn"/>
    <w:basedOn w:val="6"/>
    <w:uiPriority w:val="0"/>
  </w:style>
  <w:style w:type="character" w:customStyle="1" w:styleId="26">
    <w:name w:val="mo"/>
    <w:basedOn w:val="6"/>
    <w:qFormat/>
    <w:uiPriority w:val="0"/>
  </w:style>
  <w:style w:type="character" w:customStyle="1" w:styleId="27">
    <w:name w:val="Heading 4 Char"/>
    <w:basedOn w:val="6"/>
    <w:link w:val="5"/>
    <w:semiHidden/>
    <w:qFormat/>
    <w:uiPriority w:val="9"/>
    <w:rPr>
      <w:rFonts w:asciiTheme="majorHAnsi" w:hAnsiTheme="majorHAnsi" w:eastAsiaTheme="majorEastAsia" w:cstheme="majorBidi"/>
      <w:i/>
      <w:iCs/>
      <w:color w:val="376092" w:themeColor="accent1" w:themeShade="BF"/>
    </w:rPr>
  </w:style>
  <w:style w:type="table" w:customStyle="1" w:styleId="28">
    <w:name w:val="TableGrid"/>
    <w:qFormat/>
    <w:uiPriority w:val="0"/>
    <w:pPr>
      <w:spacing w:after="0" w:line="240" w:lineRule="auto"/>
    </w:pPr>
    <w:rPr>
      <w:rFonts w:eastAsiaTheme="minorEastAsia"/>
    </w:rPr>
    <w:tblPr>
      <w:tblCellMar>
        <w:top w:w="0" w:type="dxa"/>
        <w:left w:w="0" w:type="dxa"/>
        <w:bottom w:w="0" w:type="dxa"/>
        <w:right w:w="0" w:type="dxa"/>
      </w:tblCellMar>
    </w:tblPr>
  </w:style>
  <w:style w:type="character" w:customStyle="1" w:styleId="29">
    <w:name w:val="Heading 1 Char"/>
    <w:basedOn w:val="6"/>
    <w:link w:val="2"/>
    <w:qFormat/>
    <w:uiPriority w:val="9"/>
    <w:rPr>
      <w:rFonts w:asciiTheme="majorHAnsi" w:hAnsiTheme="majorHAnsi" w:eastAsiaTheme="majorEastAsia" w:cstheme="majorBidi"/>
      <w:color w:val="376092" w:themeColor="accent1" w:themeShade="BF"/>
      <w:sz w:val="32"/>
      <w:szCs w:val="32"/>
    </w:rPr>
  </w:style>
  <w:style w:type="paragraph" w:customStyle="1" w:styleId="30">
    <w:name w:val="wp-caption-text"/>
    <w:basedOn w:val="1"/>
    <w:qFormat/>
    <w:uiPriority w:val="0"/>
    <w:pPr>
      <w:suppressAutoHyphens w:val="0"/>
      <w:spacing w:before="100" w:beforeAutospacing="1" w:after="100" w:afterAutospacing="1" w:line="240" w:lineRule="auto"/>
    </w:pPr>
    <w:rPr>
      <w:rFonts w:ascii="Times New Roman" w:hAnsi="Times New Roman" w:eastAsia="Times New Roman" w:cs="Times New Roman"/>
      <w:sz w:val="24"/>
      <w:szCs w:val="24"/>
      <w:lang w:val="en-IN" w:eastAsia="en-IN"/>
    </w:rPr>
  </w:style>
  <w:style w:type="character" w:customStyle="1" w:styleId="31">
    <w:name w:val="favoritelike"/>
    <w:basedOn w:val="6"/>
    <w:qFormat/>
    <w:uiPriority w:val="0"/>
  </w:style>
  <w:style w:type="paragraph" w:customStyle="1" w:styleId="32">
    <w:name w:val="has-text-align-justify"/>
    <w:basedOn w:val="1"/>
    <w:qFormat/>
    <w:uiPriority w:val="0"/>
    <w:pPr>
      <w:suppressAutoHyphens w:val="0"/>
      <w:spacing w:before="100" w:beforeAutospacing="1" w:after="100" w:afterAutospacing="1" w:line="240" w:lineRule="auto"/>
    </w:pPr>
    <w:rPr>
      <w:rFonts w:ascii="Times New Roman" w:hAnsi="Times New Roman" w:eastAsia="Times New Roman" w:cs="Times New Roman"/>
      <w:sz w:val="24"/>
      <w:szCs w:val="24"/>
      <w:lang w:val="en-IN" w:eastAsia="en-IN"/>
    </w:rPr>
  </w:style>
  <w:style w:type="paragraph" w:customStyle="1" w:styleId="33">
    <w:name w:val="has-text-align-center"/>
    <w:basedOn w:val="1"/>
    <w:qFormat/>
    <w:uiPriority w:val="0"/>
    <w:pPr>
      <w:suppressAutoHyphens w:val="0"/>
      <w:spacing w:before="100" w:beforeAutospacing="1" w:after="100" w:afterAutospacing="1" w:line="240" w:lineRule="auto"/>
    </w:pPr>
    <w:rPr>
      <w:rFonts w:ascii="Times New Roman" w:hAnsi="Times New Roman" w:eastAsia="Times New Roman" w:cs="Times New Roman"/>
      <w:sz w:val="24"/>
      <w:szCs w:val="24"/>
      <w:lang w:val="en-IN" w:eastAsia="en-IN"/>
    </w:rPr>
  </w:style>
  <w:style w:type="paragraph" w:styleId="3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3" Type="http://schemas.microsoft.com/office/2011/relationships/people" Target="people.xml"/><Relationship Id="rId82" Type="http://schemas.openxmlformats.org/officeDocument/2006/relationships/fontTable" Target="fontTable.xml"/><Relationship Id="rId81" Type="http://schemas.openxmlformats.org/officeDocument/2006/relationships/customXml" Target="../customXml/item2.xml"/><Relationship Id="rId80" Type="http://schemas.openxmlformats.org/officeDocument/2006/relationships/numbering" Target="numbering.xml"/><Relationship Id="rId8" Type="http://schemas.openxmlformats.org/officeDocument/2006/relationships/image" Target="media/image2.png"/><Relationship Id="rId79" Type="http://schemas.openxmlformats.org/officeDocument/2006/relationships/customXml" Target="../customXml/item1.xml"/><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image" Target="media/image1.png"/><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jpeg"/><Relationship Id="rId66" Type="http://schemas.openxmlformats.org/officeDocument/2006/relationships/image" Target="media/image59.jpeg"/><Relationship Id="rId65" Type="http://schemas.openxmlformats.org/officeDocument/2006/relationships/image" Target="media/image58.jpeg"/><Relationship Id="rId64" Type="http://schemas.openxmlformats.org/officeDocument/2006/relationships/image" Target="media/image57.png"/><Relationship Id="rId63" Type="http://schemas.openxmlformats.org/officeDocument/2006/relationships/image" Target="media/image56.jpeg"/><Relationship Id="rId62" Type="http://schemas.openxmlformats.org/officeDocument/2006/relationships/image" Target="media/image55.png"/><Relationship Id="rId61" Type="http://schemas.openxmlformats.org/officeDocument/2006/relationships/image" Target="media/image54.jpeg"/><Relationship Id="rId60" Type="http://schemas.openxmlformats.org/officeDocument/2006/relationships/image" Target="media/image53.png"/><Relationship Id="rId6" Type="http://schemas.openxmlformats.org/officeDocument/2006/relationships/theme" Target="theme/theme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jpeg"/><Relationship Id="rId53" Type="http://schemas.openxmlformats.org/officeDocument/2006/relationships/image" Target="media/image46.jpe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footer" Target="footer1.xml"/><Relationship Id="rId49" Type="http://schemas.openxmlformats.org/officeDocument/2006/relationships/image" Target="media/image42.png"/><Relationship Id="rId48" Type="http://schemas.openxmlformats.org/officeDocument/2006/relationships/image" Target="media/image41.jpeg"/><Relationship Id="rId47" Type="http://schemas.openxmlformats.org/officeDocument/2006/relationships/image" Target="media/image40.png"/><Relationship Id="rId46" Type="http://schemas.openxmlformats.org/officeDocument/2006/relationships/image" Target="media/image39.emf"/><Relationship Id="rId45" Type="http://schemas.openxmlformats.org/officeDocument/2006/relationships/image" Target="media/image38.emf"/><Relationship Id="rId44" Type="http://schemas.openxmlformats.org/officeDocument/2006/relationships/hyperlink" Target="https://practice.geeksforgeeks.org/events/rec/interview-series?utm_source=gfg%26utm_medium=in-article%26utm_campaign=Interview-ser" TargetMode="External"/><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jpe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F842495-FC41-4035-883A-C3DBA73C4A7E}">
  <ds:schemaRefs/>
</ds:datastoreItem>
</file>

<file path=docProps/app.xml><?xml version="1.0" encoding="utf-8"?>
<Properties xmlns="http://schemas.openxmlformats.org/officeDocument/2006/extended-properties" xmlns:vt="http://schemas.openxmlformats.org/officeDocument/2006/docPropsVTypes">
  <Template>Normal</Template>
  <Pages>49</Pages>
  <TotalTime>2</TotalTime>
  <ScaleCrop>false</ScaleCrop>
  <LinksUpToDate>false</LinksUpToDate>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2022-09-01T07:09:00Z</dcterms:created>
  <dc:creator>admin</dc:creator>
  <cp:lastModifiedBy>vaibhav ranjan</cp:lastModifiedBy>
  <dcterms:modified xsi:type="dcterms:W3CDTF">2025-08-22T05:35:35Z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B930D59D81D74E5EA8CA5F4A1E117963_12</vt:lpwstr>
  </property>
</Properties>
</file>